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BF31D9" w14:textId="77777777" w:rsidR="002B3E80" w:rsidRPr="00B26FA0" w:rsidRDefault="002B3E80" w:rsidP="002B3E80">
      <w:pPr>
        <w:autoSpaceDE w:val="0"/>
        <w:autoSpaceDN w:val="0"/>
        <w:adjustRightInd w:val="0"/>
        <w:rPr>
          <w:i/>
        </w:rPr>
      </w:pPr>
      <w:r w:rsidRPr="00744A6C">
        <w:rPr>
          <w:b/>
          <w:u w:val="single"/>
        </w:rPr>
        <w:t>Reviewer #1</w:t>
      </w:r>
      <w:r w:rsidRPr="00744A6C">
        <w:t>:</w:t>
      </w:r>
      <w:r>
        <w:t xml:space="preserve"> </w:t>
      </w:r>
      <w:r w:rsidRPr="00B26FA0">
        <w:rPr>
          <w:i/>
        </w:rPr>
        <w:t>In the reviewed manuscript, the authors describe expression analysis of a set of histologically diverse bladder cancers using an ROI-based spatial transcriptomics approach. Analysis is descriptive and focuses on differences between bladder cancers of various Consensus Subtypes. The work is valuable because it provides a spatial dimension to histologic subtypes/divergent differentiation states and the Consensus expression subtypes, which are based on bulk RNA sequencing. However, the analysis is remarkably limited. Much more valuable information can be drawn from the data that is presented. I recommend the following:</w:t>
      </w:r>
    </w:p>
    <w:p w14:paraId="72E83E1A" w14:textId="77777777" w:rsidR="002B3E80" w:rsidRPr="00BE66DE" w:rsidRDefault="002B3E80" w:rsidP="002B3E80">
      <w:pPr>
        <w:autoSpaceDE w:val="0"/>
        <w:autoSpaceDN w:val="0"/>
        <w:adjustRightInd w:val="0"/>
        <w:rPr>
          <w:i/>
          <w:highlight w:val="yellow"/>
        </w:rPr>
      </w:pPr>
      <w:r w:rsidRPr="007D277A">
        <w:rPr>
          <w:i/>
        </w:rPr>
        <w:br/>
      </w:r>
      <w:r w:rsidRPr="00BE66DE">
        <w:rPr>
          <w:iCs/>
          <w:highlight w:val="yellow"/>
        </w:rPr>
        <w:t>1.</w:t>
      </w:r>
      <w:r w:rsidRPr="00BE66DE">
        <w:rPr>
          <w:i/>
          <w:highlight w:val="yellow"/>
        </w:rPr>
        <w:t xml:space="preserve"> The analysis places tumors into Consensus subtypes. These are based on presence of multiple cell types, including stromal, inflammatory cells, and neoplastic epithelial cells. However, the subtypes are artificial to a large degree. For example, </w:t>
      </w:r>
      <w:proofErr w:type="spellStart"/>
      <w:r w:rsidRPr="00BE66DE">
        <w:rPr>
          <w:i/>
          <w:highlight w:val="yellow"/>
        </w:rPr>
        <w:t>Dadhania</w:t>
      </w:r>
      <w:proofErr w:type="spellEnd"/>
      <w:r w:rsidRPr="00BE66DE">
        <w:rPr>
          <w:i/>
          <w:highlight w:val="yellow"/>
        </w:rPr>
        <w:t xml:space="preserve"> et al. showed bladder cancers of the P53-like subtype, which are defined by their stromal signature, can easily be divided into Luminal and Basal by evaluation of IHC in neoplastic epithelial cells [PMID 27612592]. Please expand the analysis to provide such an analysis, which compares ROIs that are stroma dominant vs epithelial dominant.</w:t>
      </w:r>
    </w:p>
    <w:p w14:paraId="48956A1E" w14:textId="6C1E12F6" w:rsidR="001E1821" w:rsidRPr="001E1821" w:rsidRDefault="002B3E80" w:rsidP="002B3E80">
      <w:pPr>
        <w:autoSpaceDE w:val="0"/>
        <w:autoSpaceDN w:val="0"/>
        <w:adjustRightInd w:val="0"/>
        <w:rPr>
          <w:highlight w:val="yellow"/>
        </w:rPr>
      </w:pPr>
      <w:r w:rsidRPr="00BE66DE">
        <w:rPr>
          <w:b/>
          <w:highlight w:val="yellow"/>
        </w:rPr>
        <w:t>Answer</w:t>
      </w:r>
      <w:r w:rsidRPr="00BE66DE">
        <w:rPr>
          <w:highlight w:val="yellow"/>
        </w:rPr>
        <w:t xml:space="preserve">: </w:t>
      </w:r>
    </w:p>
    <w:p w14:paraId="7462C606" w14:textId="77777777" w:rsidR="009130D7" w:rsidRDefault="009130D7" w:rsidP="009130D7">
      <w:pPr>
        <w:autoSpaceDE w:val="0"/>
        <w:autoSpaceDN w:val="0"/>
        <w:adjustRightInd w:val="0"/>
      </w:pPr>
    </w:p>
    <w:p w14:paraId="600B1DF7" w14:textId="39AE481A" w:rsidR="00FB10F1" w:rsidRPr="00F62D00" w:rsidRDefault="00FB10F1" w:rsidP="00FB10F1">
      <w:pPr>
        <w:pStyle w:val="ListParagraph"/>
        <w:autoSpaceDE w:val="0"/>
        <w:autoSpaceDN w:val="0"/>
        <w:adjustRightInd w:val="0"/>
        <w:jc w:val="center"/>
        <w:rPr>
          <w:b/>
          <w:bCs/>
          <w:color w:val="EE0000"/>
        </w:rPr>
      </w:pPr>
      <w:r w:rsidRPr="00F62D00">
        <w:rPr>
          <w:b/>
          <w:bCs/>
          <w:color w:val="EE0000"/>
        </w:rPr>
        <w:t>CURRENLTY WORKING ON IT</w:t>
      </w:r>
    </w:p>
    <w:p w14:paraId="5F5A9406" w14:textId="77777777" w:rsidR="002B3E80" w:rsidRPr="00BE66DE" w:rsidRDefault="002B3E80" w:rsidP="002B3E80">
      <w:pPr>
        <w:autoSpaceDE w:val="0"/>
        <w:autoSpaceDN w:val="0"/>
        <w:adjustRightInd w:val="0"/>
        <w:rPr>
          <w:highlight w:val="yellow"/>
        </w:rPr>
      </w:pPr>
    </w:p>
    <w:p w14:paraId="30ED87D7" w14:textId="77777777" w:rsidR="002B3E80" w:rsidRPr="00BE66DE" w:rsidRDefault="002B3E80" w:rsidP="002B3E80">
      <w:pPr>
        <w:autoSpaceDE w:val="0"/>
        <w:autoSpaceDN w:val="0"/>
        <w:adjustRightInd w:val="0"/>
        <w:rPr>
          <w:i/>
          <w:highlight w:val="yellow"/>
        </w:rPr>
      </w:pPr>
      <w:r w:rsidRPr="00BE66DE">
        <w:rPr>
          <w:highlight w:val="yellow"/>
        </w:rPr>
        <w:t xml:space="preserve">2. </w:t>
      </w:r>
      <w:r w:rsidRPr="00BE66DE">
        <w:rPr>
          <w:i/>
          <w:highlight w:val="yellow"/>
        </w:rPr>
        <w:t>Multiple subtyping systems have been defined for bladder cancer. The Consensus system is one valid system but misses information in other systems. Please expand the analysis of your data to the other major subtyping systems (i.e. Lund, MD Anderson, UNC, TCGA). Each has unique facets. Focus the analysis on the differences.</w:t>
      </w:r>
    </w:p>
    <w:p w14:paraId="23811EE5" w14:textId="77777777" w:rsidR="002B3E80" w:rsidRPr="00BE66DE" w:rsidRDefault="002B3E80" w:rsidP="002B3E80">
      <w:pPr>
        <w:autoSpaceDE w:val="0"/>
        <w:autoSpaceDN w:val="0"/>
        <w:adjustRightInd w:val="0"/>
        <w:rPr>
          <w:highlight w:val="yellow"/>
        </w:rPr>
      </w:pPr>
      <w:r w:rsidRPr="00BE66DE">
        <w:rPr>
          <w:b/>
          <w:highlight w:val="yellow"/>
        </w:rPr>
        <w:t>Answer</w:t>
      </w:r>
      <w:r w:rsidRPr="00BE66DE">
        <w:rPr>
          <w:highlight w:val="yellow"/>
        </w:rPr>
        <w:t>:</w:t>
      </w:r>
    </w:p>
    <w:p w14:paraId="3C145949" w14:textId="77777777" w:rsidR="006A0C19" w:rsidRDefault="006A0C19"/>
    <w:p w14:paraId="049D11F3" w14:textId="18E9018E" w:rsidR="00FB10F1" w:rsidRPr="00F62D00" w:rsidRDefault="00FB10F1" w:rsidP="00FB10F1">
      <w:pPr>
        <w:pStyle w:val="ListParagraph"/>
        <w:autoSpaceDE w:val="0"/>
        <w:autoSpaceDN w:val="0"/>
        <w:adjustRightInd w:val="0"/>
        <w:jc w:val="center"/>
        <w:rPr>
          <w:b/>
          <w:bCs/>
          <w:color w:val="EE0000"/>
        </w:rPr>
      </w:pPr>
      <w:r w:rsidRPr="00F62D00">
        <w:rPr>
          <w:b/>
          <w:bCs/>
          <w:color w:val="EE0000"/>
        </w:rPr>
        <w:t>CURRENLTY WORKING ON IT</w:t>
      </w:r>
    </w:p>
    <w:p w14:paraId="10F9EC01" w14:textId="77777777" w:rsidR="002B3E80" w:rsidRDefault="002B3E80"/>
    <w:p w14:paraId="43AC3D75" w14:textId="41BE886C" w:rsidR="002B3E80" w:rsidRDefault="002B3E80">
      <w:pPr>
        <w:rPr>
          <w:i/>
        </w:rPr>
      </w:pPr>
      <w:r w:rsidRPr="008D500D">
        <w:rPr>
          <w:b/>
          <w:u w:val="single"/>
        </w:rPr>
        <w:t>Reviewer #2</w:t>
      </w:r>
      <w:r>
        <w:t xml:space="preserve">: </w:t>
      </w:r>
      <w:r w:rsidRPr="009D2321">
        <w:rPr>
          <w:i/>
        </w:rPr>
        <w:t xml:space="preserve">Summary: This manuscript investigates the ST profiles and consensus molecular classifications of MP, PC, and SM urothelial carcinoma using </w:t>
      </w:r>
      <w:proofErr w:type="spellStart"/>
      <w:r w:rsidRPr="009D2321">
        <w:rPr>
          <w:i/>
        </w:rPr>
        <w:t>GeoMx</w:t>
      </w:r>
      <w:proofErr w:type="spellEnd"/>
      <w:r w:rsidRPr="009D2321">
        <w:rPr>
          <w:i/>
        </w:rPr>
        <w:t xml:space="preserve"> DSP. The authors report substantial intratumoral heterogeneity, with adjacent histologic regions frequently corresponding to different molecular classes and identify subtype-specific transcriptional and pathway-level differences. However, several methodological and interpretative limitations reduce the strength of the conclusions and should be addressed.</w:t>
      </w:r>
    </w:p>
    <w:p w14:paraId="05E60656" w14:textId="77777777" w:rsidR="002B3E80" w:rsidRDefault="002B3E80">
      <w:pPr>
        <w:rPr>
          <w:i/>
        </w:rPr>
      </w:pPr>
    </w:p>
    <w:p w14:paraId="7884E9DF" w14:textId="77777777" w:rsidR="002B3E80" w:rsidRDefault="002B3E80" w:rsidP="002B3E80">
      <w:pPr>
        <w:autoSpaceDE w:val="0"/>
        <w:autoSpaceDN w:val="0"/>
        <w:adjustRightInd w:val="0"/>
        <w:rPr>
          <w:i/>
        </w:rPr>
      </w:pPr>
      <w:r w:rsidRPr="00564321">
        <w:rPr>
          <w:highlight w:val="yellow"/>
        </w:rPr>
        <w:t xml:space="preserve">3. </w:t>
      </w:r>
      <w:r w:rsidRPr="00564321">
        <w:rPr>
          <w:i/>
          <w:highlight w:val="yellow"/>
        </w:rPr>
        <w:t xml:space="preserve">Potential </w:t>
      </w:r>
      <w:proofErr w:type="spellStart"/>
      <w:r w:rsidRPr="00564321">
        <w:rPr>
          <w:i/>
          <w:highlight w:val="yellow"/>
        </w:rPr>
        <w:t>pseudoreplication</w:t>
      </w:r>
      <w:proofErr w:type="spellEnd"/>
      <w:r w:rsidRPr="00564321">
        <w:rPr>
          <w:i/>
          <w:highlight w:val="yellow"/>
        </w:rPr>
        <w:t xml:space="preserve"> and statistical independence: Multiple AOIs are derived from the same patient, yet analyses appear to treat AOIs as independent observations. While the methods note inclusion of patient identifiers "when applicable", the implementation is unclear.</w:t>
      </w:r>
      <w:r w:rsidRPr="00564321">
        <w:rPr>
          <w:i/>
          <w:highlight w:val="yellow"/>
        </w:rPr>
        <w:br/>
      </w:r>
      <w:r w:rsidRPr="00564321">
        <w:rPr>
          <w:i/>
          <w:highlight w:val="yellow"/>
        </w:rPr>
        <w:t>Recommendation: Clarify the statistical modeling approach and consider mixed-effects models or patient-level clustering adjustments. This is critical to avoid inflated significance.</w:t>
      </w:r>
    </w:p>
    <w:p w14:paraId="1E0D0B45" w14:textId="77777777" w:rsidR="002B3E80" w:rsidRDefault="002B3E80" w:rsidP="002B3E80">
      <w:pPr>
        <w:autoSpaceDE w:val="0"/>
        <w:autoSpaceDN w:val="0"/>
        <w:adjustRightInd w:val="0"/>
      </w:pPr>
      <w:r w:rsidRPr="00F62D00">
        <w:rPr>
          <w:b/>
          <w:highlight w:val="yellow"/>
        </w:rPr>
        <w:t>Answer</w:t>
      </w:r>
      <w:r w:rsidRPr="00F62D00">
        <w:rPr>
          <w:highlight w:val="yellow"/>
        </w:rPr>
        <w:t>:</w:t>
      </w:r>
      <w:r>
        <w:t xml:space="preserve"> </w:t>
      </w:r>
    </w:p>
    <w:p w14:paraId="04B395C2" w14:textId="77777777" w:rsidR="002B3E80" w:rsidRDefault="002B3E80"/>
    <w:p w14:paraId="13CEAC98" w14:textId="19C32B7A" w:rsidR="002F149D" w:rsidRDefault="002F149D" w:rsidP="000459D5">
      <w:pPr>
        <w:ind w:firstLine="720"/>
      </w:pPr>
      <w:r>
        <w:t xml:space="preserve">Thank you for this astute comment. We have made the modeling approach clear by adding details to the </w:t>
      </w:r>
      <w:r w:rsidR="00C451E9">
        <w:t xml:space="preserve">computational </w:t>
      </w:r>
      <w:r>
        <w:t xml:space="preserve">methods section. </w:t>
      </w:r>
      <w:r w:rsidR="00F32E53">
        <w:t>Current</w:t>
      </w:r>
      <w:r>
        <w:t xml:space="preserve"> popular tools</w:t>
      </w:r>
      <w:r w:rsidR="00183CF6">
        <w:t xml:space="preserve"> for DE</w:t>
      </w:r>
      <w:r>
        <w:t>, including DESeq2</w:t>
      </w:r>
      <w:r w:rsidR="00211F3A">
        <w:t xml:space="preserve"> and </w:t>
      </w:r>
      <w:proofErr w:type="spellStart"/>
      <w:r>
        <w:t>limma</w:t>
      </w:r>
      <w:proofErr w:type="spellEnd"/>
      <w:r>
        <w:t xml:space="preserve">, do not accommodate mixed-effects models. However, these tools have their own benefits, such as </w:t>
      </w:r>
      <w:r w:rsidR="008E0008">
        <w:t>precision sample weights and/or empirical Bayes</w:t>
      </w:r>
      <w:r w:rsidR="00337F41">
        <w:t xml:space="preserve"> estimation. </w:t>
      </w:r>
      <w:r w:rsidR="000A423D">
        <w:t>Forgoing use of these tools</w:t>
      </w:r>
      <w:r w:rsidR="006E1D93">
        <w:t>, thereby</w:t>
      </w:r>
      <w:r w:rsidR="00912DAF">
        <w:t xml:space="preserve"> </w:t>
      </w:r>
      <w:r w:rsidR="000A423D">
        <w:t>f</w:t>
      </w:r>
      <w:r w:rsidR="009C5241">
        <w:t xml:space="preserve">itting </w:t>
      </w:r>
      <w:r w:rsidR="004E36CB">
        <w:t xml:space="preserve">a </w:t>
      </w:r>
      <w:r w:rsidR="009C5241">
        <w:t>wholly separate mixed model</w:t>
      </w:r>
      <w:r w:rsidR="00EC7730">
        <w:t xml:space="preserve"> </w:t>
      </w:r>
      <w:r w:rsidR="009C5241">
        <w:t xml:space="preserve">for </w:t>
      </w:r>
      <w:r w:rsidR="006077DF">
        <w:t>e</w:t>
      </w:r>
      <w:r w:rsidR="00EC7730">
        <w:t>ach</w:t>
      </w:r>
      <w:r w:rsidR="009C5241">
        <w:t xml:space="preserve"> gene</w:t>
      </w:r>
      <w:r w:rsidR="00912DAF">
        <w:t>,</w:t>
      </w:r>
      <w:r w:rsidR="0040682B">
        <w:t xml:space="preserve"> </w:t>
      </w:r>
      <w:r w:rsidR="00EC7730">
        <w:t xml:space="preserve">would </w:t>
      </w:r>
      <w:r w:rsidR="009C5241">
        <w:t xml:space="preserve">prevent </w:t>
      </w:r>
      <w:r w:rsidR="009C5241">
        <w:lastRenderedPageBreak/>
        <w:t xml:space="preserve">leveraging these </w:t>
      </w:r>
      <w:r w:rsidR="000A423D">
        <w:t xml:space="preserve">important </w:t>
      </w:r>
      <w:r w:rsidR="009C5241">
        <w:t xml:space="preserve">features. Therefore, we chose to adhere to the implementation of DESeq2 and provide patient ID as a fixed effect whenever possible. For a small number of comparisons, the DESeq2 model could not </w:t>
      </w:r>
      <w:r w:rsidR="007B78CF">
        <w:t xml:space="preserve">be </w:t>
      </w:r>
      <w:r w:rsidR="009C5241">
        <w:t>fit</w:t>
      </w:r>
      <w:r w:rsidR="00117822">
        <w:t xml:space="preserve"> when patient ID was provided as a predictor, due to linear dependence. </w:t>
      </w:r>
      <w:r w:rsidR="00AB37FD">
        <w:t>In these cases, we omitted the patient ID effect.</w:t>
      </w:r>
      <w:r w:rsidR="000459D5">
        <w:t xml:space="preserve"> </w:t>
      </w:r>
      <w:r w:rsidR="007B78CF">
        <w:t xml:space="preserve">This is now mentioned in the manuscript. </w:t>
      </w:r>
    </w:p>
    <w:p w14:paraId="33911AE3" w14:textId="1B481916" w:rsidR="000459D5" w:rsidRDefault="000459D5" w:rsidP="00F62D00">
      <w:pPr>
        <w:ind w:firstLine="720"/>
      </w:pPr>
      <w:r>
        <w:t>In addition, an acknowledgement of mixed-effects modeling has been added to the limitations within the discussion section.</w:t>
      </w:r>
      <w:r w:rsidR="004018E4">
        <w:t xml:space="preserve"> We explain that </w:t>
      </w:r>
      <w:r w:rsidR="00547788">
        <w:t xml:space="preserve">exploring </w:t>
      </w:r>
      <w:r w:rsidR="004018E4">
        <w:t xml:space="preserve">alternative modeling approaches may </w:t>
      </w:r>
      <w:r w:rsidR="00547788">
        <w:t xml:space="preserve">be warranted </w:t>
      </w:r>
      <w:r w:rsidR="004018E4">
        <w:t xml:space="preserve">for our specific study design. </w:t>
      </w:r>
      <w:r w:rsidR="00EC6257">
        <w:t>To expand</w:t>
      </w:r>
      <w:r w:rsidR="00057212">
        <w:t>, t</w:t>
      </w:r>
      <w:r>
        <w:t xml:space="preserve">he </w:t>
      </w:r>
      <w:proofErr w:type="spellStart"/>
      <w:r>
        <w:t>variancePartition</w:t>
      </w:r>
      <w:proofErr w:type="spellEnd"/>
      <w:r>
        <w:t xml:space="preserve"> </w:t>
      </w:r>
      <w:r w:rsidR="00057212">
        <w:t xml:space="preserve">R </w:t>
      </w:r>
      <w:r>
        <w:t xml:space="preserve">package is a less popular tool that extends the </w:t>
      </w:r>
      <w:proofErr w:type="spellStart"/>
      <w:r>
        <w:t>limma</w:t>
      </w:r>
      <w:proofErr w:type="spellEnd"/>
      <w:r>
        <w:t xml:space="preserve"> framework </w:t>
      </w:r>
      <w:r w:rsidR="00A33CB6">
        <w:t>for</w:t>
      </w:r>
      <w:r>
        <w:t xml:space="preserve"> </w:t>
      </w:r>
      <w:r w:rsidR="00A33CB6">
        <w:t>compatibility</w:t>
      </w:r>
      <w:r>
        <w:t xml:space="preserve"> with mixed models. </w:t>
      </w:r>
      <w:r w:rsidR="004018E4">
        <w:t>The manuscript now recognizes this tool</w:t>
      </w:r>
      <w:r w:rsidR="006440E1">
        <w:t xml:space="preserve"> to offer prospective readers an avenue to evaluate our data with this alternative method</w:t>
      </w:r>
      <w:r w:rsidR="00845551">
        <w:t xml:space="preserve">. </w:t>
      </w:r>
    </w:p>
    <w:p w14:paraId="47854C20" w14:textId="77777777" w:rsidR="004B467C" w:rsidRDefault="004B467C"/>
    <w:p w14:paraId="57C2F8A6" w14:textId="77777777" w:rsidR="002B3E80" w:rsidRDefault="002B3E80" w:rsidP="002B3E80">
      <w:pPr>
        <w:autoSpaceDE w:val="0"/>
        <w:autoSpaceDN w:val="0"/>
        <w:adjustRightInd w:val="0"/>
      </w:pPr>
      <w:r w:rsidRPr="00A00B75">
        <w:t>Minor Comments</w:t>
      </w:r>
      <w:r w:rsidRPr="00A00B75">
        <w:br/>
        <w:t>1. Methodological clarity:</w:t>
      </w:r>
      <w:r w:rsidRPr="00A00B75">
        <w:br/>
        <w:t>*       AOI selection criteria are not fully standardized</w:t>
      </w:r>
      <w:r w:rsidRPr="00A00B75">
        <w:br/>
        <w:t xml:space="preserve">*       </w:t>
      </w:r>
      <w:r w:rsidRPr="0065180A">
        <w:rPr>
          <w:highlight w:val="yellow"/>
        </w:rPr>
        <w:t>QC thresholds are not quantitatively defined</w:t>
      </w:r>
      <w:r w:rsidRPr="00A00B75">
        <w:br/>
        <w:t>Recommendation:</w:t>
      </w:r>
      <w:r w:rsidRPr="00A00B75">
        <w:br/>
        <w:t>Provide explicit criteria to improve reproducibility.</w:t>
      </w:r>
    </w:p>
    <w:p w14:paraId="65BC9F92" w14:textId="77777777" w:rsidR="00E857B1" w:rsidRDefault="002B3E80" w:rsidP="002B3E80">
      <w:pPr>
        <w:autoSpaceDE w:val="0"/>
        <w:autoSpaceDN w:val="0"/>
        <w:adjustRightInd w:val="0"/>
        <w:rPr>
          <w:ins w:id="0" w:author="Nawrocki, Cole Charles (ccn7wn)" w:date="2026-06-15T13:23:00Z" w16du:dateUtc="2026-06-15T17:23:00Z"/>
        </w:rPr>
      </w:pPr>
      <w:r w:rsidRPr="00514E34">
        <w:rPr>
          <w:b/>
        </w:rPr>
        <w:t>Answer</w:t>
      </w:r>
      <w:r w:rsidRPr="00D40A2A">
        <w:t>:</w:t>
      </w:r>
      <w:r>
        <w:t xml:space="preserve"> </w:t>
      </w:r>
      <w:bookmarkStart w:id="1" w:name="_Hlk231742877"/>
    </w:p>
    <w:p w14:paraId="2FF7489A" w14:textId="77777777" w:rsidR="00E857B1" w:rsidRDefault="00E857B1" w:rsidP="002B3E80">
      <w:pPr>
        <w:autoSpaceDE w:val="0"/>
        <w:autoSpaceDN w:val="0"/>
        <w:adjustRightInd w:val="0"/>
        <w:rPr>
          <w:ins w:id="2" w:author="Nawrocki, Cole Charles (ccn7wn)" w:date="2026-06-15T13:23:00Z" w16du:dateUtc="2026-06-15T17:23:00Z"/>
        </w:rPr>
      </w:pPr>
    </w:p>
    <w:p w14:paraId="6DC9CDCC" w14:textId="5C58E1FD" w:rsidR="002B3E80" w:rsidRPr="00464F80" w:rsidRDefault="002B3E80" w:rsidP="00464F80">
      <w:pPr>
        <w:pStyle w:val="ListParagraph"/>
        <w:numPr>
          <w:ilvl w:val="0"/>
          <w:numId w:val="2"/>
        </w:numPr>
        <w:autoSpaceDE w:val="0"/>
        <w:autoSpaceDN w:val="0"/>
        <w:adjustRightInd w:val="0"/>
        <w:rPr>
          <w:ins w:id="3" w:author="Nawrocki, Cole Charles (ccn7wn)" w:date="2026-06-15T13:28:00Z" w16du:dateUtc="2026-06-15T17:28:00Z"/>
        </w:rPr>
      </w:pPr>
      <w:r w:rsidRPr="00177FE4">
        <w:t>ROIs of different sizes (up to 660 × 785 µm) and shapes (rectangles, squares, and freehand polygons) were manually annotated, as previously described (PMID: 35847846), to capture representative histologic regions while maintaining adequate nuclei density and signal quality for analysis. ROI selection was guided by corresponding H&amp;E and fluorescence-stained sections, with avoidance of regions showing tissue folding, necrosis, low cellularity, or poor fluorescence signal.</w:t>
      </w:r>
      <w:bookmarkEnd w:id="1"/>
      <w:r>
        <w:t xml:space="preserve"> </w:t>
      </w:r>
      <w:r w:rsidRPr="00464F80">
        <w:rPr>
          <w:bCs/>
        </w:rPr>
        <w:t>Repeated ROIs were selected for seven histologic components to evaluate intratumoral consistency.</w:t>
      </w:r>
      <w:ins w:id="4" w:author="Nawrocki, Cole Charles (ccn7wn)" w:date="2026-06-15T13:23:00Z" w16du:dateUtc="2026-06-15T17:23:00Z">
        <w:r w:rsidR="00E857B1" w:rsidRPr="00464F80">
          <w:rPr>
            <w:bCs/>
          </w:rPr>
          <w:t xml:space="preserve"> </w:t>
        </w:r>
      </w:ins>
    </w:p>
    <w:p w14:paraId="09907665" w14:textId="4271AC1D" w:rsidR="00464F80" w:rsidRDefault="00464F80">
      <w:pPr>
        <w:pStyle w:val="ListParagraph"/>
        <w:numPr>
          <w:ilvl w:val="0"/>
          <w:numId w:val="2"/>
        </w:numPr>
        <w:autoSpaceDE w:val="0"/>
        <w:autoSpaceDN w:val="0"/>
        <w:adjustRightInd w:val="0"/>
        <w:pPrChange w:id="5" w:author="Nawrocki, Cole Charles (ccn7wn)" w:date="2026-06-15T13:28:00Z" w16du:dateUtc="2026-06-15T17:28:00Z">
          <w:pPr>
            <w:autoSpaceDE w:val="0"/>
            <w:autoSpaceDN w:val="0"/>
            <w:adjustRightInd w:val="0"/>
          </w:pPr>
        </w:pPrChange>
      </w:pPr>
      <w:ins w:id="6" w:author="Nawrocki, Cole Charles (ccn7wn)" w:date="2026-06-15T13:28:00Z" w16du:dateUtc="2026-06-15T17:28:00Z">
        <w:r>
          <w:rPr>
            <w:bCs/>
          </w:rPr>
          <w:t>Detail has been added to the computational meth</w:t>
        </w:r>
      </w:ins>
      <w:ins w:id="7" w:author="Nawrocki, Cole Charles (ccn7wn)" w:date="2026-06-15T13:29:00Z" w16du:dateUtc="2026-06-15T17:29:00Z">
        <w:r>
          <w:rPr>
            <w:bCs/>
          </w:rPr>
          <w:t xml:space="preserve">ods section of the manuscript. The precise thresholds are now explicitly defined. </w:t>
        </w:r>
        <w:r w:rsidR="00BC6C9E">
          <w:rPr>
            <w:bCs/>
          </w:rPr>
          <w:t xml:space="preserve">Note that these thresholds are also documented in the </w:t>
        </w:r>
      </w:ins>
      <w:ins w:id="8" w:author="Nawrocki, Cole Charles (ccn7wn)" w:date="2026-06-15T13:30:00Z" w16du:dateUtc="2026-06-15T17:30:00Z">
        <w:r w:rsidR="00BC6C9E">
          <w:rPr>
            <w:bCs/>
          </w:rPr>
          <w:t xml:space="preserve">project code, </w:t>
        </w:r>
        <w:r w:rsidR="00EE604F">
          <w:rPr>
            <w:bCs/>
          </w:rPr>
          <w:t xml:space="preserve">which is </w:t>
        </w:r>
      </w:ins>
      <w:ins w:id="9" w:author="Nawrocki, Cole Charles (ccn7wn)" w:date="2026-06-15T13:31:00Z" w16du:dateUtc="2026-06-15T17:31:00Z">
        <w:r w:rsidR="00EE604F">
          <w:rPr>
            <w:bCs/>
          </w:rPr>
          <w:t>accessible</w:t>
        </w:r>
      </w:ins>
      <w:ins w:id="10" w:author="Nawrocki, Cole Charles (ccn7wn)" w:date="2026-06-15T13:30:00Z" w16du:dateUtc="2026-06-15T17:30:00Z">
        <w:r w:rsidR="00BC6C9E">
          <w:rPr>
            <w:bCs/>
          </w:rPr>
          <w:t xml:space="preserve"> on GitHub.</w:t>
        </w:r>
      </w:ins>
      <w:ins w:id="11" w:author="Nawrocki, Cole Charles (ccn7wn)" w:date="2026-06-15T13:31:00Z" w16du:dateUtc="2026-06-15T17:31:00Z">
        <w:r w:rsidR="00461FF6">
          <w:rPr>
            <w:bCs/>
          </w:rPr>
          <w:t xml:space="preserve"> The repository which holds the code is linked in the methods section.</w:t>
        </w:r>
      </w:ins>
    </w:p>
    <w:p w14:paraId="052E2EB8" w14:textId="77777777" w:rsidR="002B3E80" w:rsidRDefault="002B3E80"/>
    <w:sectPr w:rsidR="002B3E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9E346" w14:textId="77777777" w:rsidR="00BD4DC8" w:rsidRDefault="00BD4DC8" w:rsidP="002B3E80">
      <w:r>
        <w:separator/>
      </w:r>
    </w:p>
  </w:endnote>
  <w:endnote w:type="continuationSeparator" w:id="0">
    <w:p w14:paraId="4E3BFA8B" w14:textId="77777777" w:rsidR="00BD4DC8" w:rsidRDefault="00BD4DC8" w:rsidP="002B3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CFA07F" w14:textId="77777777" w:rsidR="00BD4DC8" w:rsidRDefault="00BD4DC8" w:rsidP="002B3E80">
      <w:r>
        <w:separator/>
      </w:r>
    </w:p>
  </w:footnote>
  <w:footnote w:type="continuationSeparator" w:id="0">
    <w:p w14:paraId="7188C590" w14:textId="77777777" w:rsidR="00BD4DC8" w:rsidRDefault="00BD4DC8" w:rsidP="002B3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83315"/>
    <w:multiLevelType w:val="hybridMultilevel"/>
    <w:tmpl w:val="A9D28D7C"/>
    <w:lvl w:ilvl="0" w:tplc="E04C3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B45D35"/>
    <w:multiLevelType w:val="hybridMultilevel"/>
    <w:tmpl w:val="25E40BBA"/>
    <w:lvl w:ilvl="0" w:tplc="68D2D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364957"/>
    <w:multiLevelType w:val="hybridMultilevel"/>
    <w:tmpl w:val="D6B44408"/>
    <w:lvl w:ilvl="0" w:tplc="1458F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096211">
    <w:abstractNumId w:val="1"/>
  </w:num>
  <w:num w:numId="2" w16cid:durableId="948119493">
    <w:abstractNumId w:val="0"/>
  </w:num>
  <w:num w:numId="3" w16cid:durableId="1922280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wrocki, Cole Charles (ccn7wn)">
    <w15:presenceInfo w15:providerId="AD" w15:userId="S::ccn7wn@virginia.edu::3ac95240-afc2-411b-a6c0-3d09cc662c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D4"/>
    <w:rsid w:val="000255C6"/>
    <w:rsid w:val="00030B38"/>
    <w:rsid w:val="00030C70"/>
    <w:rsid w:val="000344A7"/>
    <w:rsid w:val="000459D5"/>
    <w:rsid w:val="00057212"/>
    <w:rsid w:val="00066304"/>
    <w:rsid w:val="000713A0"/>
    <w:rsid w:val="000914CA"/>
    <w:rsid w:val="000926F7"/>
    <w:rsid w:val="000A423D"/>
    <w:rsid w:val="000B3BD1"/>
    <w:rsid w:val="000E21B5"/>
    <w:rsid w:val="001047B2"/>
    <w:rsid w:val="00117822"/>
    <w:rsid w:val="00152881"/>
    <w:rsid w:val="00160398"/>
    <w:rsid w:val="00183CF6"/>
    <w:rsid w:val="00185495"/>
    <w:rsid w:val="00186F33"/>
    <w:rsid w:val="001A37E5"/>
    <w:rsid w:val="001E1821"/>
    <w:rsid w:val="001E38F5"/>
    <w:rsid w:val="001F69F4"/>
    <w:rsid w:val="00201C25"/>
    <w:rsid w:val="002047F7"/>
    <w:rsid w:val="00211F3A"/>
    <w:rsid w:val="002310BF"/>
    <w:rsid w:val="002950EB"/>
    <w:rsid w:val="002B01DE"/>
    <w:rsid w:val="002B3E80"/>
    <w:rsid w:val="002E045D"/>
    <w:rsid w:val="002E5C1A"/>
    <w:rsid w:val="002F149D"/>
    <w:rsid w:val="00321BB4"/>
    <w:rsid w:val="00337F41"/>
    <w:rsid w:val="00352449"/>
    <w:rsid w:val="00376A38"/>
    <w:rsid w:val="0038029F"/>
    <w:rsid w:val="003B1821"/>
    <w:rsid w:val="003C2CBB"/>
    <w:rsid w:val="003C6F33"/>
    <w:rsid w:val="003F5632"/>
    <w:rsid w:val="004018E4"/>
    <w:rsid w:val="0040682B"/>
    <w:rsid w:val="0043474A"/>
    <w:rsid w:val="00461FF6"/>
    <w:rsid w:val="00464F80"/>
    <w:rsid w:val="004656A7"/>
    <w:rsid w:val="00476FA6"/>
    <w:rsid w:val="00486E0C"/>
    <w:rsid w:val="004A4E0D"/>
    <w:rsid w:val="004B467C"/>
    <w:rsid w:val="004D17B4"/>
    <w:rsid w:val="004D48BF"/>
    <w:rsid w:val="004E36CB"/>
    <w:rsid w:val="00546742"/>
    <w:rsid w:val="00547788"/>
    <w:rsid w:val="00571C06"/>
    <w:rsid w:val="00593CBA"/>
    <w:rsid w:val="005D44BE"/>
    <w:rsid w:val="006077DF"/>
    <w:rsid w:val="00613A57"/>
    <w:rsid w:val="0063597E"/>
    <w:rsid w:val="006440E1"/>
    <w:rsid w:val="00671ED5"/>
    <w:rsid w:val="00684185"/>
    <w:rsid w:val="006A0C19"/>
    <w:rsid w:val="006D3210"/>
    <w:rsid w:val="006E1D93"/>
    <w:rsid w:val="006F3AEB"/>
    <w:rsid w:val="00710E55"/>
    <w:rsid w:val="007363D9"/>
    <w:rsid w:val="00767C93"/>
    <w:rsid w:val="00774CDC"/>
    <w:rsid w:val="00782FF1"/>
    <w:rsid w:val="007966B8"/>
    <w:rsid w:val="00796E56"/>
    <w:rsid w:val="007B78CF"/>
    <w:rsid w:val="007C2D73"/>
    <w:rsid w:val="008349A1"/>
    <w:rsid w:val="00845551"/>
    <w:rsid w:val="00876E96"/>
    <w:rsid w:val="00882EA7"/>
    <w:rsid w:val="008A39C3"/>
    <w:rsid w:val="008B5228"/>
    <w:rsid w:val="008E0008"/>
    <w:rsid w:val="008F063E"/>
    <w:rsid w:val="008F67BA"/>
    <w:rsid w:val="00907EE0"/>
    <w:rsid w:val="00912DAF"/>
    <w:rsid w:val="009130D7"/>
    <w:rsid w:val="0092476F"/>
    <w:rsid w:val="009378A8"/>
    <w:rsid w:val="00951C34"/>
    <w:rsid w:val="0096196E"/>
    <w:rsid w:val="00964FDA"/>
    <w:rsid w:val="0097673A"/>
    <w:rsid w:val="00982E38"/>
    <w:rsid w:val="0099116D"/>
    <w:rsid w:val="009A7A9B"/>
    <w:rsid w:val="009C5241"/>
    <w:rsid w:val="009D35DE"/>
    <w:rsid w:val="00A142B7"/>
    <w:rsid w:val="00A25E3B"/>
    <w:rsid w:val="00A33CB6"/>
    <w:rsid w:val="00A43A1F"/>
    <w:rsid w:val="00A526AD"/>
    <w:rsid w:val="00A574CE"/>
    <w:rsid w:val="00A94AE4"/>
    <w:rsid w:val="00AA1E39"/>
    <w:rsid w:val="00AB2CB2"/>
    <w:rsid w:val="00AB37FD"/>
    <w:rsid w:val="00AE0D87"/>
    <w:rsid w:val="00AE6035"/>
    <w:rsid w:val="00AF5907"/>
    <w:rsid w:val="00B112D4"/>
    <w:rsid w:val="00B43E7F"/>
    <w:rsid w:val="00B63FA3"/>
    <w:rsid w:val="00B65B10"/>
    <w:rsid w:val="00BC4748"/>
    <w:rsid w:val="00BC63AE"/>
    <w:rsid w:val="00BC6C9E"/>
    <w:rsid w:val="00BD39D8"/>
    <w:rsid w:val="00BD4DC8"/>
    <w:rsid w:val="00BD546C"/>
    <w:rsid w:val="00BF5A79"/>
    <w:rsid w:val="00C0034F"/>
    <w:rsid w:val="00C21313"/>
    <w:rsid w:val="00C4189C"/>
    <w:rsid w:val="00C451E9"/>
    <w:rsid w:val="00C61E47"/>
    <w:rsid w:val="00C66841"/>
    <w:rsid w:val="00C67CC2"/>
    <w:rsid w:val="00C97B98"/>
    <w:rsid w:val="00CA1CDB"/>
    <w:rsid w:val="00CA4548"/>
    <w:rsid w:val="00CC1F82"/>
    <w:rsid w:val="00CF48FC"/>
    <w:rsid w:val="00D02ABE"/>
    <w:rsid w:val="00D07E1D"/>
    <w:rsid w:val="00D11FAA"/>
    <w:rsid w:val="00D33844"/>
    <w:rsid w:val="00D65F38"/>
    <w:rsid w:val="00D7491D"/>
    <w:rsid w:val="00D94078"/>
    <w:rsid w:val="00DB0A3E"/>
    <w:rsid w:val="00E02B08"/>
    <w:rsid w:val="00E327FB"/>
    <w:rsid w:val="00E857B1"/>
    <w:rsid w:val="00EC6257"/>
    <w:rsid w:val="00EC7730"/>
    <w:rsid w:val="00ED277F"/>
    <w:rsid w:val="00ED2B87"/>
    <w:rsid w:val="00ED306C"/>
    <w:rsid w:val="00EE10B4"/>
    <w:rsid w:val="00EE604F"/>
    <w:rsid w:val="00EF7483"/>
    <w:rsid w:val="00F32E53"/>
    <w:rsid w:val="00F34360"/>
    <w:rsid w:val="00F36E6D"/>
    <w:rsid w:val="00F53761"/>
    <w:rsid w:val="00F54C60"/>
    <w:rsid w:val="00F55452"/>
    <w:rsid w:val="00F555D0"/>
    <w:rsid w:val="00F62D00"/>
    <w:rsid w:val="00F906AC"/>
    <w:rsid w:val="00FB10F1"/>
    <w:rsid w:val="00FB683C"/>
    <w:rsid w:val="00FE00C2"/>
    <w:rsid w:val="00FF2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DFC4"/>
  <w15:chartTrackingRefBased/>
  <w15:docId w15:val="{0818A887-E8E6-45D1-9CA9-1E711140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80"/>
    <w:pPr>
      <w:spacing w:after="0" w:line="240" w:lineRule="auto"/>
    </w:pPr>
    <w:rPr>
      <w:rFonts w:ascii="Times New Roman" w:eastAsia="SimSun" w:hAnsi="Times New Roman" w:cs="Times New Roman"/>
      <w:kern w:val="0"/>
    </w:rPr>
  </w:style>
  <w:style w:type="paragraph" w:styleId="Heading1">
    <w:name w:val="heading 1"/>
    <w:basedOn w:val="Normal"/>
    <w:next w:val="Normal"/>
    <w:link w:val="Heading1Char"/>
    <w:uiPriority w:val="9"/>
    <w:qFormat/>
    <w:rsid w:val="00B11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2D4"/>
    <w:rPr>
      <w:rFonts w:eastAsiaTheme="majorEastAsia" w:cstheme="majorBidi"/>
      <w:color w:val="272727" w:themeColor="text1" w:themeTint="D8"/>
    </w:rPr>
  </w:style>
  <w:style w:type="paragraph" w:styleId="Title">
    <w:name w:val="Title"/>
    <w:basedOn w:val="Normal"/>
    <w:next w:val="Normal"/>
    <w:link w:val="TitleChar"/>
    <w:uiPriority w:val="10"/>
    <w:qFormat/>
    <w:rsid w:val="00B112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2D4"/>
    <w:pPr>
      <w:spacing w:before="160"/>
      <w:jc w:val="center"/>
    </w:pPr>
    <w:rPr>
      <w:i/>
      <w:iCs/>
      <w:color w:val="404040" w:themeColor="text1" w:themeTint="BF"/>
    </w:rPr>
  </w:style>
  <w:style w:type="character" w:customStyle="1" w:styleId="QuoteChar">
    <w:name w:val="Quote Char"/>
    <w:basedOn w:val="DefaultParagraphFont"/>
    <w:link w:val="Quote"/>
    <w:uiPriority w:val="29"/>
    <w:rsid w:val="00B112D4"/>
    <w:rPr>
      <w:i/>
      <w:iCs/>
      <w:color w:val="404040" w:themeColor="text1" w:themeTint="BF"/>
    </w:rPr>
  </w:style>
  <w:style w:type="paragraph" w:styleId="ListParagraph">
    <w:name w:val="List Paragraph"/>
    <w:basedOn w:val="Normal"/>
    <w:uiPriority w:val="34"/>
    <w:qFormat/>
    <w:rsid w:val="00B112D4"/>
    <w:pPr>
      <w:ind w:left="720"/>
      <w:contextualSpacing/>
    </w:pPr>
  </w:style>
  <w:style w:type="character" w:styleId="IntenseEmphasis">
    <w:name w:val="Intense Emphasis"/>
    <w:basedOn w:val="DefaultParagraphFont"/>
    <w:uiPriority w:val="21"/>
    <w:qFormat/>
    <w:rsid w:val="00B112D4"/>
    <w:rPr>
      <w:i/>
      <w:iCs/>
      <w:color w:val="2F5496" w:themeColor="accent1" w:themeShade="BF"/>
    </w:rPr>
  </w:style>
  <w:style w:type="paragraph" w:styleId="IntenseQuote">
    <w:name w:val="Intense Quote"/>
    <w:basedOn w:val="Normal"/>
    <w:next w:val="Normal"/>
    <w:link w:val="IntenseQuoteChar"/>
    <w:uiPriority w:val="30"/>
    <w:qFormat/>
    <w:rsid w:val="00B11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2D4"/>
    <w:rPr>
      <w:i/>
      <w:iCs/>
      <w:color w:val="2F5496" w:themeColor="accent1" w:themeShade="BF"/>
    </w:rPr>
  </w:style>
  <w:style w:type="character" w:styleId="IntenseReference">
    <w:name w:val="Intense Reference"/>
    <w:basedOn w:val="DefaultParagraphFont"/>
    <w:uiPriority w:val="32"/>
    <w:qFormat/>
    <w:rsid w:val="00B112D4"/>
    <w:rPr>
      <w:b/>
      <w:bCs/>
      <w:smallCaps/>
      <w:color w:val="2F5496" w:themeColor="accent1" w:themeShade="BF"/>
      <w:spacing w:val="5"/>
    </w:rPr>
  </w:style>
  <w:style w:type="paragraph" w:styleId="Header">
    <w:name w:val="header"/>
    <w:basedOn w:val="Normal"/>
    <w:link w:val="HeaderChar"/>
    <w:uiPriority w:val="99"/>
    <w:unhideWhenUsed/>
    <w:rsid w:val="002B3E80"/>
    <w:pPr>
      <w:tabs>
        <w:tab w:val="center" w:pos="4680"/>
        <w:tab w:val="right" w:pos="9360"/>
      </w:tabs>
    </w:pPr>
  </w:style>
  <w:style w:type="character" w:customStyle="1" w:styleId="HeaderChar">
    <w:name w:val="Header Char"/>
    <w:basedOn w:val="DefaultParagraphFont"/>
    <w:link w:val="Header"/>
    <w:uiPriority w:val="99"/>
    <w:rsid w:val="002B3E80"/>
  </w:style>
  <w:style w:type="paragraph" w:styleId="Footer">
    <w:name w:val="footer"/>
    <w:basedOn w:val="Normal"/>
    <w:link w:val="FooterChar"/>
    <w:uiPriority w:val="99"/>
    <w:unhideWhenUsed/>
    <w:rsid w:val="002B3E80"/>
    <w:pPr>
      <w:tabs>
        <w:tab w:val="center" w:pos="4680"/>
        <w:tab w:val="right" w:pos="9360"/>
      </w:tabs>
    </w:pPr>
  </w:style>
  <w:style w:type="character" w:customStyle="1" w:styleId="FooterChar">
    <w:name w:val="Footer Char"/>
    <w:basedOn w:val="DefaultParagraphFont"/>
    <w:link w:val="Footer"/>
    <w:uiPriority w:val="99"/>
    <w:rsid w:val="002B3E80"/>
  </w:style>
  <w:style w:type="paragraph" w:styleId="Revision">
    <w:name w:val="Revision"/>
    <w:hidden/>
    <w:uiPriority w:val="99"/>
    <w:semiHidden/>
    <w:rsid w:val="00710E55"/>
    <w:pPr>
      <w:spacing w:after="0" w:line="240" w:lineRule="auto"/>
    </w:pPr>
    <w:rPr>
      <w:rFonts w:ascii="Times New Roman" w:eastAsia="SimSun" w:hAnsi="Times New Roman" w:cs="Times New Roman"/>
      <w:kern w:val="0"/>
    </w:rPr>
  </w:style>
  <w:style w:type="character" w:styleId="CommentReference">
    <w:name w:val="annotation reference"/>
    <w:basedOn w:val="DefaultParagraphFont"/>
    <w:uiPriority w:val="99"/>
    <w:semiHidden/>
    <w:unhideWhenUsed/>
    <w:rsid w:val="00160398"/>
    <w:rPr>
      <w:sz w:val="16"/>
      <w:szCs w:val="16"/>
    </w:rPr>
  </w:style>
  <w:style w:type="paragraph" w:styleId="CommentText">
    <w:name w:val="annotation text"/>
    <w:basedOn w:val="Normal"/>
    <w:link w:val="CommentTextChar"/>
    <w:uiPriority w:val="99"/>
    <w:semiHidden/>
    <w:unhideWhenUsed/>
    <w:rsid w:val="00160398"/>
    <w:rPr>
      <w:sz w:val="20"/>
      <w:szCs w:val="20"/>
    </w:rPr>
  </w:style>
  <w:style w:type="character" w:customStyle="1" w:styleId="CommentTextChar">
    <w:name w:val="Comment Text Char"/>
    <w:basedOn w:val="DefaultParagraphFont"/>
    <w:link w:val="CommentText"/>
    <w:uiPriority w:val="99"/>
    <w:semiHidden/>
    <w:rsid w:val="00160398"/>
    <w:rPr>
      <w:rFonts w:ascii="Times New Roman" w:eastAsia="SimSu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160398"/>
    <w:rPr>
      <w:b/>
      <w:bCs/>
    </w:rPr>
  </w:style>
  <w:style w:type="character" w:customStyle="1" w:styleId="CommentSubjectChar">
    <w:name w:val="Comment Subject Char"/>
    <w:basedOn w:val="CommentTextChar"/>
    <w:link w:val="CommentSubject"/>
    <w:uiPriority w:val="99"/>
    <w:semiHidden/>
    <w:rsid w:val="00160398"/>
    <w:rPr>
      <w:rFonts w:ascii="Times New Roman" w:eastAsia="SimSu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Ting,MD</dc:creator>
  <cp:keywords/>
  <dc:description/>
  <cp:lastModifiedBy>Nawrocki, Cole Charles (ccn7wn)</cp:lastModifiedBy>
  <cp:revision>2</cp:revision>
  <dcterms:created xsi:type="dcterms:W3CDTF">2026-06-23T22:03:00Z</dcterms:created>
  <dcterms:modified xsi:type="dcterms:W3CDTF">2026-06-23T22:03:00Z</dcterms:modified>
</cp:coreProperties>
</file>