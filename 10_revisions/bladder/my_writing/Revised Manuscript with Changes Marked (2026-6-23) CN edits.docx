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DE3191" w14:textId="46AA2CF4" w:rsidR="009A0FBF" w:rsidRDefault="009A0FBF" w:rsidP="00221645">
      <w:pPr>
        <w:autoSpaceDE w:val="0"/>
        <w:autoSpaceDN w:val="0"/>
        <w:adjustRightInd w:val="0"/>
        <w:spacing w:line="360" w:lineRule="auto"/>
        <w:jc w:val="center"/>
        <w:rPr>
          <w:b/>
          <w:bCs/>
          <w:iCs/>
          <w:sz w:val="22"/>
          <w:szCs w:val="22"/>
          <w:lang w:eastAsia="zh-CN"/>
        </w:rPr>
      </w:pPr>
      <w:r w:rsidRPr="009A0FBF">
        <w:rPr>
          <w:b/>
          <w:bCs/>
          <w:iCs/>
          <w:sz w:val="22"/>
          <w:szCs w:val="22"/>
          <w:lang w:eastAsia="zh-CN"/>
        </w:rPr>
        <w:t>Spatial Transcriptomics of Micropapillary, Plasmacytoid, and Sarcomatoid Urothelial Carcinoma Reveals Distinct Molecular Landscapes</w:t>
      </w:r>
    </w:p>
    <w:p w14:paraId="3DAA3A8C" w14:textId="619AC07A" w:rsidR="00FD3C7D" w:rsidRDefault="004C0EB3" w:rsidP="00221645">
      <w:pPr>
        <w:autoSpaceDE w:val="0"/>
        <w:autoSpaceDN w:val="0"/>
        <w:adjustRightInd w:val="0"/>
        <w:spacing w:line="360" w:lineRule="auto"/>
        <w:jc w:val="center"/>
        <w:rPr>
          <w:rFonts w:eastAsia="TimesNewRomanPSMT"/>
          <w:sz w:val="22"/>
          <w:szCs w:val="22"/>
          <w:vertAlign w:val="superscript"/>
        </w:rPr>
      </w:pPr>
      <w:r w:rsidRPr="004C0EB3">
        <w:rPr>
          <w:rFonts w:eastAsia="TimesNewRomanPSMT"/>
          <w:sz w:val="22"/>
          <w:szCs w:val="22"/>
        </w:rPr>
        <w:t>Ting Zhao, MD</w:t>
      </w:r>
      <w:r w:rsidR="00C37319" w:rsidRPr="00C37319">
        <w:rPr>
          <w:rFonts w:eastAsia="TimesNewRomanPSMT"/>
          <w:sz w:val="22"/>
          <w:szCs w:val="22"/>
          <w:vertAlign w:val="superscript"/>
        </w:rPr>
        <w:t>1</w:t>
      </w:r>
      <w:r w:rsidRPr="004C0EB3">
        <w:rPr>
          <w:rFonts w:eastAsia="TimesNewRomanPSMT"/>
          <w:sz w:val="22"/>
          <w:szCs w:val="22"/>
        </w:rPr>
        <w:t>, Cole Nawrocki</w:t>
      </w:r>
      <w:r w:rsidR="00C37319">
        <w:rPr>
          <w:rFonts w:eastAsia="TimesNewRomanPSMT"/>
          <w:sz w:val="22"/>
          <w:szCs w:val="22"/>
          <w:vertAlign w:val="superscript"/>
        </w:rPr>
        <w:t>2</w:t>
      </w:r>
      <w:r w:rsidRPr="004C0EB3">
        <w:rPr>
          <w:rFonts w:eastAsia="TimesNewRomanPSMT"/>
          <w:sz w:val="22"/>
          <w:szCs w:val="22"/>
        </w:rPr>
        <w:t>, Linjie Xiong, MD</w:t>
      </w:r>
      <w:r w:rsidR="00F25F68" w:rsidRPr="004C0EB3">
        <w:rPr>
          <w:rFonts w:eastAsia="TimesNewRomanPSMT"/>
          <w:sz w:val="22"/>
          <w:szCs w:val="22"/>
        </w:rPr>
        <w:t>, PhD</w:t>
      </w:r>
      <w:r w:rsidR="00F25F68" w:rsidRPr="00C37319">
        <w:rPr>
          <w:rFonts w:eastAsia="TimesNewRomanPSMT"/>
          <w:sz w:val="22"/>
          <w:szCs w:val="22"/>
          <w:vertAlign w:val="superscript"/>
        </w:rPr>
        <w:t>1</w:t>
      </w:r>
      <w:r w:rsidR="00F25F68" w:rsidRPr="004C0EB3">
        <w:rPr>
          <w:rFonts w:eastAsia="TimesNewRomanPSMT"/>
          <w:sz w:val="22"/>
          <w:szCs w:val="22"/>
        </w:rPr>
        <w:t>,</w:t>
      </w:r>
      <w:r w:rsidRPr="004C0EB3">
        <w:rPr>
          <w:rFonts w:eastAsia="TimesNewRomanPSMT"/>
          <w:sz w:val="22"/>
          <w:szCs w:val="22"/>
        </w:rPr>
        <w:t xml:space="preserve"> Linda </w:t>
      </w:r>
      <w:r w:rsidR="00AC5D5F">
        <w:rPr>
          <w:rFonts w:eastAsia="TimesNewRomanPSMT"/>
          <w:sz w:val="22"/>
          <w:szCs w:val="22"/>
        </w:rPr>
        <w:t xml:space="preserve">T. </w:t>
      </w:r>
      <w:r w:rsidRPr="004C0EB3">
        <w:rPr>
          <w:rFonts w:eastAsia="TimesNewRomanPSMT"/>
          <w:sz w:val="22"/>
          <w:szCs w:val="22"/>
        </w:rPr>
        <w:t>Nieman, PhD</w:t>
      </w:r>
      <w:r w:rsidR="00C37319">
        <w:rPr>
          <w:rFonts w:eastAsia="TimesNewRomanPSMT"/>
          <w:sz w:val="22"/>
          <w:szCs w:val="22"/>
          <w:vertAlign w:val="superscript"/>
        </w:rPr>
        <w:t>2</w:t>
      </w:r>
      <w:r w:rsidRPr="004C0EB3">
        <w:rPr>
          <w:rFonts w:eastAsia="TimesNewRomanPSMT"/>
          <w:sz w:val="22"/>
          <w:szCs w:val="22"/>
        </w:rPr>
        <w:t>, Philip J. Saylor, MD</w:t>
      </w:r>
      <w:r w:rsidR="008D17C9">
        <w:rPr>
          <w:rFonts w:eastAsia="TimesNewRomanPSMT"/>
          <w:sz w:val="22"/>
          <w:szCs w:val="22"/>
          <w:vertAlign w:val="superscript"/>
        </w:rPr>
        <w:t>3</w:t>
      </w:r>
      <w:r w:rsidRPr="004C0EB3">
        <w:rPr>
          <w:rFonts w:eastAsia="TimesNewRomanPSMT"/>
          <w:sz w:val="22"/>
          <w:szCs w:val="22"/>
        </w:rPr>
        <w:t xml:space="preserve">, </w:t>
      </w:r>
      <w:r w:rsidR="0062430F" w:rsidRPr="0062430F">
        <w:rPr>
          <w:rFonts w:eastAsia="TimesNewRomanPSMT"/>
          <w:sz w:val="22"/>
          <w:szCs w:val="22"/>
        </w:rPr>
        <w:t>Michael L. Blute, MD</w:t>
      </w:r>
      <w:r w:rsidR="008D17C9">
        <w:rPr>
          <w:rFonts w:eastAsia="TimesNewRomanPSMT"/>
          <w:sz w:val="22"/>
          <w:szCs w:val="22"/>
          <w:vertAlign w:val="superscript"/>
        </w:rPr>
        <w:t>4</w:t>
      </w:r>
      <w:r w:rsidRPr="004C0EB3">
        <w:rPr>
          <w:rFonts w:eastAsia="TimesNewRomanPSMT"/>
          <w:sz w:val="22"/>
          <w:szCs w:val="22"/>
        </w:rPr>
        <w:t>, David T. Miyamoto, MD, PhD</w:t>
      </w:r>
      <w:r w:rsidR="009D6FC7">
        <w:rPr>
          <w:rFonts w:eastAsia="TimesNewRomanPSMT"/>
          <w:sz w:val="22"/>
          <w:szCs w:val="22"/>
          <w:vertAlign w:val="superscript"/>
        </w:rPr>
        <w:t xml:space="preserve">2, </w:t>
      </w:r>
      <w:r w:rsidR="008D17C9">
        <w:rPr>
          <w:rFonts w:eastAsia="TimesNewRomanPSMT"/>
          <w:sz w:val="22"/>
          <w:szCs w:val="22"/>
          <w:vertAlign w:val="superscript"/>
        </w:rPr>
        <w:t>5</w:t>
      </w:r>
      <w:r w:rsidRPr="004C0EB3">
        <w:rPr>
          <w:rFonts w:eastAsia="TimesNewRomanPSMT"/>
          <w:sz w:val="22"/>
          <w:szCs w:val="22"/>
        </w:rPr>
        <w:t>, David T. Ting, MD</w:t>
      </w:r>
      <w:r w:rsidR="00C37319">
        <w:rPr>
          <w:rFonts w:eastAsia="TimesNewRomanPSMT"/>
          <w:sz w:val="22"/>
          <w:szCs w:val="22"/>
          <w:vertAlign w:val="superscript"/>
        </w:rPr>
        <w:t>2</w:t>
      </w:r>
      <w:r w:rsidR="009D6FC7">
        <w:rPr>
          <w:rFonts w:eastAsia="TimesNewRomanPSMT"/>
          <w:sz w:val="22"/>
          <w:szCs w:val="22"/>
          <w:vertAlign w:val="superscript"/>
        </w:rPr>
        <w:t xml:space="preserve">, </w:t>
      </w:r>
      <w:r w:rsidR="008D17C9">
        <w:rPr>
          <w:rFonts w:eastAsia="TimesNewRomanPSMT"/>
          <w:sz w:val="22"/>
          <w:szCs w:val="22"/>
          <w:vertAlign w:val="superscript"/>
        </w:rPr>
        <w:t>3</w:t>
      </w:r>
      <w:r w:rsidRPr="004C0EB3">
        <w:rPr>
          <w:rFonts w:eastAsia="TimesNewRomanPSMT"/>
          <w:sz w:val="22"/>
          <w:szCs w:val="22"/>
        </w:rPr>
        <w:t>, Douglas M. Dahl, MD</w:t>
      </w:r>
      <w:r w:rsidR="008D17C9">
        <w:rPr>
          <w:rFonts w:eastAsia="TimesNewRomanPSMT"/>
          <w:sz w:val="22"/>
          <w:szCs w:val="22"/>
          <w:vertAlign w:val="superscript"/>
        </w:rPr>
        <w:t>4</w:t>
      </w:r>
      <w:r w:rsidRPr="004C0EB3">
        <w:rPr>
          <w:rFonts w:eastAsia="TimesNewRomanPSMT"/>
          <w:sz w:val="22"/>
          <w:szCs w:val="22"/>
        </w:rPr>
        <w:t>, Chin-Lee Wu, MD, PhD</w:t>
      </w:r>
      <w:r w:rsidR="00C37319" w:rsidRPr="00C37319">
        <w:rPr>
          <w:rFonts w:eastAsia="TimesNewRomanPSMT"/>
          <w:sz w:val="22"/>
          <w:szCs w:val="22"/>
          <w:vertAlign w:val="superscript"/>
        </w:rPr>
        <w:t>1</w:t>
      </w:r>
    </w:p>
    <w:p w14:paraId="61FEAE68" w14:textId="77777777" w:rsidR="00EB3493" w:rsidRPr="003B71B0" w:rsidRDefault="00EB3493" w:rsidP="00221645">
      <w:pPr>
        <w:autoSpaceDE w:val="0"/>
        <w:autoSpaceDN w:val="0"/>
        <w:adjustRightInd w:val="0"/>
        <w:spacing w:line="360" w:lineRule="auto"/>
        <w:jc w:val="center"/>
        <w:rPr>
          <w:rFonts w:eastAsia="TimesNewRomanPSMT"/>
          <w:sz w:val="22"/>
          <w:szCs w:val="22"/>
        </w:rPr>
      </w:pPr>
    </w:p>
    <w:p w14:paraId="35B5FE74" w14:textId="2C0F1D93" w:rsidR="0085287C" w:rsidRDefault="00C37319" w:rsidP="00C952FE">
      <w:pPr>
        <w:spacing w:line="360" w:lineRule="auto"/>
        <w:jc w:val="both"/>
        <w:rPr>
          <w:i/>
          <w:iCs/>
          <w:sz w:val="22"/>
          <w:szCs w:val="22"/>
        </w:rPr>
      </w:pPr>
      <w:r w:rsidRPr="00C37319">
        <w:rPr>
          <w:rFonts w:eastAsia="TimesNewRomanPSMT"/>
          <w:sz w:val="22"/>
          <w:szCs w:val="22"/>
          <w:vertAlign w:val="superscript"/>
        </w:rPr>
        <w:t>1</w:t>
      </w:r>
      <w:r w:rsidR="00A13C57" w:rsidRPr="003B71B0">
        <w:rPr>
          <w:i/>
          <w:iCs/>
          <w:sz w:val="22"/>
          <w:szCs w:val="22"/>
        </w:rPr>
        <w:t>Departments of Pathology, Massachusetts General Hospital</w:t>
      </w:r>
      <w:r w:rsidR="004C0EB3">
        <w:rPr>
          <w:i/>
          <w:iCs/>
          <w:sz w:val="22"/>
          <w:szCs w:val="22"/>
          <w:lang w:eastAsia="zh-CN"/>
        </w:rPr>
        <w:t>,</w:t>
      </w:r>
      <w:r w:rsidR="00A13C57" w:rsidRPr="003B71B0">
        <w:rPr>
          <w:i/>
          <w:iCs/>
          <w:sz w:val="22"/>
          <w:szCs w:val="22"/>
        </w:rPr>
        <w:t xml:space="preserve"> Harvard Medical School, Boston, MA, USA</w:t>
      </w:r>
    </w:p>
    <w:p w14:paraId="3B758FF9" w14:textId="224328AA" w:rsidR="00C37319" w:rsidRDefault="00C37319" w:rsidP="00C952FE">
      <w:pPr>
        <w:spacing w:line="360" w:lineRule="auto"/>
        <w:jc w:val="both"/>
        <w:rPr>
          <w:i/>
          <w:iCs/>
          <w:sz w:val="22"/>
          <w:szCs w:val="22"/>
        </w:rPr>
      </w:pPr>
      <w:r>
        <w:rPr>
          <w:rFonts w:eastAsia="TimesNewRomanPSMT"/>
          <w:sz w:val="22"/>
          <w:szCs w:val="22"/>
          <w:vertAlign w:val="superscript"/>
        </w:rPr>
        <w:t>2</w:t>
      </w:r>
      <w:r w:rsidR="00673241" w:rsidRPr="00C509BB">
        <w:rPr>
          <w:i/>
          <w:iCs/>
          <w:sz w:val="22"/>
          <w:szCs w:val="22"/>
        </w:rPr>
        <w:t>Mass General Brigham Cancer Institute</w:t>
      </w:r>
      <w:r w:rsidRPr="00C37319">
        <w:rPr>
          <w:i/>
          <w:iCs/>
          <w:sz w:val="22"/>
          <w:szCs w:val="22"/>
        </w:rPr>
        <w:t>, Harvard Medical School, Boston, MA, USA</w:t>
      </w:r>
    </w:p>
    <w:p w14:paraId="0138BDDF" w14:textId="2D7E9468" w:rsidR="00B74F06" w:rsidRDefault="008D17C9" w:rsidP="00C952FE">
      <w:pPr>
        <w:spacing w:line="360" w:lineRule="auto"/>
        <w:jc w:val="both"/>
        <w:rPr>
          <w:i/>
          <w:iCs/>
          <w:sz w:val="22"/>
          <w:szCs w:val="22"/>
        </w:rPr>
      </w:pPr>
      <w:r>
        <w:rPr>
          <w:rFonts w:eastAsia="TimesNewRomanPSMT"/>
          <w:sz w:val="22"/>
          <w:szCs w:val="22"/>
          <w:vertAlign w:val="superscript"/>
        </w:rPr>
        <w:t>3</w:t>
      </w:r>
      <w:r w:rsidR="00B74F06" w:rsidRPr="003B71B0">
        <w:rPr>
          <w:i/>
          <w:iCs/>
          <w:sz w:val="22"/>
          <w:szCs w:val="22"/>
        </w:rPr>
        <w:t xml:space="preserve">Departments of </w:t>
      </w:r>
      <w:r w:rsidR="00B74F06">
        <w:rPr>
          <w:i/>
          <w:iCs/>
          <w:sz w:val="22"/>
          <w:szCs w:val="22"/>
        </w:rPr>
        <w:t>Medicine</w:t>
      </w:r>
      <w:r w:rsidR="00B74F06" w:rsidRPr="003B71B0">
        <w:rPr>
          <w:i/>
          <w:iCs/>
          <w:sz w:val="22"/>
          <w:szCs w:val="22"/>
        </w:rPr>
        <w:t>, Massachusetts General Hospital</w:t>
      </w:r>
      <w:r w:rsidR="00B74F06">
        <w:rPr>
          <w:i/>
          <w:iCs/>
          <w:sz w:val="22"/>
          <w:szCs w:val="22"/>
          <w:lang w:eastAsia="zh-CN"/>
        </w:rPr>
        <w:t>,</w:t>
      </w:r>
      <w:r w:rsidR="00B74F06" w:rsidRPr="003B71B0">
        <w:rPr>
          <w:i/>
          <w:iCs/>
          <w:sz w:val="22"/>
          <w:szCs w:val="22"/>
        </w:rPr>
        <w:t xml:space="preserve"> Harvard Medical School, Boston, MA, USA</w:t>
      </w:r>
    </w:p>
    <w:p w14:paraId="09D585E8" w14:textId="249705B2" w:rsidR="00B74F06" w:rsidRDefault="008D17C9" w:rsidP="00C952FE">
      <w:pPr>
        <w:spacing w:line="360" w:lineRule="auto"/>
        <w:jc w:val="both"/>
        <w:rPr>
          <w:i/>
          <w:iCs/>
          <w:sz w:val="22"/>
          <w:szCs w:val="22"/>
        </w:rPr>
      </w:pPr>
      <w:r>
        <w:rPr>
          <w:rFonts w:eastAsia="TimesNewRomanPSMT"/>
          <w:sz w:val="22"/>
          <w:szCs w:val="22"/>
          <w:vertAlign w:val="superscript"/>
        </w:rPr>
        <w:t>4</w:t>
      </w:r>
      <w:r w:rsidR="00B74F06" w:rsidRPr="003B71B0">
        <w:rPr>
          <w:i/>
          <w:iCs/>
          <w:sz w:val="22"/>
          <w:szCs w:val="22"/>
        </w:rPr>
        <w:t xml:space="preserve">Departments of </w:t>
      </w:r>
      <w:r w:rsidR="00B74F06">
        <w:rPr>
          <w:i/>
          <w:iCs/>
          <w:sz w:val="22"/>
          <w:szCs w:val="22"/>
        </w:rPr>
        <w:t>Urology</w:t>
      </w:r>
      <w:r w:rsidR="00B74F06" w:rsidRPr="003B71B0">
        <w:rPr>
          <w:i/>
          <w:iCs/>
          <w:sz w:val="22"/>
          <w:szCs w:val="22"/>
        </w:rPr>
        <w:t>, Massachusetts General Hospital</w:t>
      </w:r>
      <w:r w:rsidR="00B74F06">
        <w:rPr>
          <w:i/>
          <w:iCs/>
          <w:sz w:val="22"/>
          <w:szCs w:val="22"/>
          <w:lang w:eastAsia="zh-CN"/>
        </w:rPr>
        <w:t>,</w:t>
      </w:r>
      <w:r w:rsidR="00B74F06" w:rsidRPr="003B71B0">
        <w:rPr>
          <w:i/>
          <w:iCs/>
          <w:sz w:val="22"/>
          <w:szCs w:val="22"/>
        </w:rPr>
        <w:t xml:space="preserve"> Harvard Medical School, Boston, MA, USA</w:t>
      </w:r>
    </w:p>
    <w:p w14:paraId="26570994" w14:textId="07E3E4EF" w:rsidR="00B3395D" w:rsidRPr="00B3395D" w:rsidRDefault="008D17C9" w:rsidP="00C952FE">
      <w:pPr>
        <w:spacing w:line="360" w:lineRule="auto"/>
        <w:jc w:val="both"/>
        <w:rPr>
          <w:i/>
          <w:iCs/>
          <w:sz w:val="22"/>
          <w:szCs w:val="22"/>
        </w:rPr>
      </w:pPr>
      <w:r>
        <w:rPr>
          <w:rFonts w:eastAsia="TimesNewRomanPSMT"/>
          <w:sz w:val="22"/>
          <w:szCs w:val="22"/>
          <w:vertAlign w:val="superscript"/>
        </w:rPr>
        <w:t>5</w:t>
      </w:r>
      <w:r w:rsidR="00B3395D" w:rsidRPr="00B3395D">
        <w:rPr>
          <w:i/>
          <w:iCs/>
          <w:sz w:val="22"/>
          <w:szCs w:val="22"/>
        </w:rPr>
        <w:t>Department of Radiation Oncology, Massachusetts General Hospital, Harvard Medical School, Boston, MA, USA</w:t>
      </w:r>
    </w:p>
    <w:p w14:paraId="21EF65CF" w14:textId="77777777" w:rsidR="0085287C" w:rsidRPr="003B71B0" w:rsidRDefault="0085287C" w:rsidP="00C952FE">
      <w:pPr>
        <w:spacing w:line="360" w:lineRule="auto"/>
        <w:jc w:val="both"/>
        <w:rPr>
          <w:sz w:val="22"/>
          <w:szCs w:val="22"/>
        </w:rPr>
      </w:pPr>
    </w:p>
    <w:p w14:paraId="3ACFF6BF" w14:textId="77777777" w:rsidR="0085287C" w:rsidRPr="003B71B0" w:rsidRDefault="0085287C" w:rsidP="00C952FE">
      <w:pPr>
        <w:spacing w:line="360" w:lineRule="auto"/>
        <w:jc w:val="both"/>
        <w:rPr>
          <w:color w:val="000000"/>
          <w:sz w:val="22"/>
          <w:szCs w:val="22"/>
        </w:rPr>
      </w:pPr>
    </w:p>
    <w:p w14:paraId="5739C372" w14:textId="77777777" w:rsidR="0085287C" w:rsidRPr="003B71B0" w:rsidRDefault="0085287C" w:rsidP="00C952FE">
      <w:pPr>
        <w:spacing w:line="360" w:lineRule="auto"/>
        <w:jc w:val="both"/>
        <w:rPr>
          <w:color w:val="000000"/>
          <w:sz w:val="22"/>
          <w:szCs w:val="22"/>
        </w:rPr>
      </w:pPr>
    </w:p>
    <w:p w14:paraId="5E0BBFE2" w14:textId="53F678FB" w:rsidR="0085287C" w:rsidRPr="003B71B0" w:rsidRDefault="0085287C" w:rsidP="00C952FE">
      <w:pPr>
        <w:spacing w:line="360" w:lineRule="auto"/>
        <w:jc w:val="both"/>
        <w:rPr>
          <w:color w:val="000000"/>
          <w:sz w:val="22"/>
          <w:szCs w:val="22"/>
        </w:rPr>
      </w:pPr>
      <w:r w:rsidRPr="003B71B0">
        <w:rPr>
          <w:b/>
          <w:bCs/>
          <w:color w:val="000000"/>
          <w:sz w:val="22"/>
          <w:szCs w:val="22"/>
        </w:rPr>
        <w:t xml:space="preserve">Conflict of </w:t>
      </w:r>
      <w:r w:rsidR="001839DB" w:rsidRPr="003B71B0">
        <w:rPr>
          <w:b/>
          <w:bCs/>
          <w:color w:val="000000"/>
          <w:sz w:val="22"/>
          <w:szCs w:val="22"/>
        </w:rPr>
        <w:t>I</w:t>
      </w:r>
      <w:r w:rsidRPr="003B71B0">
        <w:rPr>
          <w:b/>
          <w:bCs/>
          <w:color w:val="000000"/>
          <w:sz w:val="22"/>
          <w:szCs w:val="22"/>
        </w:rPr>
        <w:t>nterest</w:t>
      </w:r>
      <w:r w:rsidRPr="003B71B0">
        <w:rPr>
          <w:color w:val="000000"/>
          <w:sz w:val="22"/>
          <w:szCs w:val="22"/>
        </w:rPr>
        <w:t xml:space="preserve">: </w:t>
      </w:r>
      <w:r w:rsidR="00B74F06">
        <w:rPr>
          <w:color w:val="000000"/>
          <w:sz w:val="22"/>
          <w:szCs w:val="22"/>
        </w:rPr>
        <w:t>None</w:t>
      </w:r>
      <w:r w:rsidRPr="003B71B0">
        <w:rPr>
          <w:color w:val="000000"/>
          <w:sz w:val="22"/>
          <w:szCs w:val="22"/>
        </w:rPr>
        <w:t>.</w:t>
      </w:r>
    </w:p>
    <w:p w14:paraId="31D076F2" w14:textId="77777777" w:rsidR="00CC66ED" w:rsidRDefault="00CC66ED" w:rsidP="00C952FE">
      <w:pPr>
        <w:spacing w:line="360" w:lineRule="auto"/>
        <w:jc w:val="both"/>
        <w:rPr>
          <w:color w:val="000000"/>
          <w:sz w:val="22"/>
          <w:szCs w:val="22"/>
        </w:rPr>
      </w:pPr>
    </w:p>
    <w:p w14:paraId="5171AE7D" w14:textId="77777777" w:rsidR="00EB3493" w:rsidRDefault="00EB3493" w:rsidP="00C952FE">
      <w:pPr>
        <w:spacing w:line="360" w:lineRule="auto"/>
        <w:jc w:val="both"/>
        <w:rPr>
          <w:color w:val="000000"/>
          <w:sz w:val="22"/>
          <w:szCs w:val="22"/>
        </w:rPr>
      </w:pPr>
    </w:p>
    <w:p w14:paraId="56D28E84" w14:textId="77777777" w:rsidR="00EB3493" w:rsidRPr="003B71B0" w:rsidRDefault="00EB3493" w:rsidP="00C952FE">
      <w:pPr>
        <w:spacing w:line="360" w:lineRule="auto"/>
        <w:jc w:val="both"/>
        <w:rPr>
          <w:sz w:val="22"/>
          <w:szCs w:val="22"/>
        </w:rPr>
      </w:pPr>
    </w:p>
    <w:p w14:paraId="3A8741A3" w14:textId="77777777" w:rsidR="0085287C" w:rsidRPr="003B71B0" w:rsidRDefault="0085287C" w:rsidP="00C952FE">
      <w:pPr>
        <w:spacing w:line="360" w:lineRule="auto"/>
        <w:jc w:val="both"/>
        <w:rPr>
          <w:b/>
          <w:sz w:val="22"/>
          <w:szCs w:val="22"/>
        </w:rPr>
      </w:pPr>
      <w:r w:rsidRPr="003B71B0">
        <w:rPr>
          <w:b/>
          <w:sz w:val="22"/>
          <w:szCs w:val="22"/>
        </w:rPr>
        <w:t>Corresponding author:</w:t>
      </w:r>
    </w:p>
    <w:p w14:paraId="44578E76" w14:textId="77777777" w:rsidR="00707D28" w:rsidRPr="00B72729" w:rsidRDefault="00707D28" w:rsidP="00707D28">
      <w:pPr>
        <w:pStyle w:val="fulltext-abstractfulltext-indent"/>
        <w:spacing w:before="0" w:beforeAutospacing="0" w:after="0" w:afterAutospacing="0" w:line="360" w:lineRule="auto"/>
        <w:jc w:val="both"/>
        <w:rPr>
          <w:bCs/>
        </w:rPr>
      </w:pPr>
      <w:r w:rsidRPr="00B72729">
        <w:rPr>
          <w:bCs/>
        </w:rPr>
        <w:t>Chin-Lee Wu, MD, PhD</w:t>
      </w:r>
    </w:p>
    <w:p w14:paraId="6E0127C5" w14:textId="77777777" w:rsidR="00707D28" w:rsidRPr="00B72729" w:rsidRDefault="00707D28" w:rsidP="00707D28">
      <w:pPr>
        <w:pStyle w:val="fulltext-abstractfulltext-indent"/>
        <w:spacing w:before="0" w:beforeAutospacing="0" w:after="0" w:afterAutospacing="0" w:line="360" w:lineRule="auto"/>
        <w:jc w:val="both"/>
        <w:rPr>
          <w:bCs/>
        </w:rPr>
      </w:pPr>
      <w:r w:rsidRPr="00B72729">
        <w:rPr>
          <w:bCs/>
        </w:rPr>
        <w:t xml:space="preserve">Department of Pathology </w:t>
      </w:r>
    </w:p>
    <w:p w14:paraId="19B456D6" w14:textId="3D82C81C" w:rsidR="00707D28" w:rsidRPr="00B72729" w:rsidRDefault="00707D28" w:rsidP="00707D28">
      <w:pPr>
        <w:pStyle w:val="fulltext-abstractfulltext-indent"/>
        <w:spacing w:before="0" w:beforeAutospacing="0" w:after="0" w:afterAutospacing="0" w:line="360" w:lineRule="auto"/>
        <w:jc w:val="both"/>
        <w:rPr>
          <w:bCs/>
        </w:rPr>
      </w:pPr>
      <w:r w:rsidRPr="00B72729">
        <w:rPr>
          <w:bCs/>
        </w:rPr>
        <w:t>Massachusetts General Hospital</w:t>
      </w:r>
      <w:r>
        <w:rPr>
          <w:bCs/>
        </w:rPr>
        <w:t xml:space="preserve">, </w:t>
      </w:r>
      <w:r w:rsidRPr="00B72729">
        <w:rPr>
          <w:bCs/>
        </w:rPr>
        <w:t>Harvard Medical School</w:t>
      </w:r>
    </w:p>
    <w:p w14:paraId="3674058B" w14:textId="45B8C33A" w:rsidR="00707D28" w:rsidRPr="00B72729" w:rsidRDefault="00707D28" w:rsidP="00707D28">
      <w:pPr>
        <w:pStyle w:val="fulltext-abstractfulltext-indent"/>
        <w:spacing w:before="0" w:beforeAutospacing="0" w:after="0" w:afterAutospacing="0" w:line="360" w:lineRule="auto"/>
        <w:jc w:val="both"/>
        <w:rPr>
          <w:bCs/>
        </w:rPr>
      </w:pPr>
      <w:r w:rsidRPr="00B72729">
        <w:rPr>
          <w:bCs/>
        </w:rPr>
        <w:t>55 Fruit St, Boston, MA 02114</w:t>
      </w:r>
      <w:r w:rsidR="00C81053">
        <w:rPr>
          <w:bCs/>
        </w:rPr>
        <w:t>, USA</w:t>
      </w:r>
    </w:p>
    <w:p w14:paraId="1C056902" w14:textId="77777777" w:rsidR="00707D28" w:rsidRPr="00B72729" w:rsidRDefault="00707D28" w:rsidP="00707D28">
      <w:pPr>
        <w:pStyle w:val="fulltext-abstractfulltext-indent"/>
        <w:spacing w:before="0" w:beforeAutospacing="0" w:after="0" w:afterAutospacing="0" w:line="360" w:lineRule="auto"/>
        <w:jc w:val="both"/>
        <w:rPr>
          <w:bCs/>
        </w:rPr>
      </w:pPr>
      <w:r w:rsidRPr="00B72729">
        <w:rPr>
          <w:bCs/>
        </w:rPr>
        <w:t xml:space="preserve">Telephone: 617-726-8454; Email: </w:t>
      </w:r>
      <w:hyperlink r:id="rId8" w:history="1">
        <w:r w:rsidRPr="00B72729">
          <w:rPr>
            <w:rStyle w:val="Hyperlink"/>
            <w:bCs/>
          </w:rPr>
          <w:t>cwu2@mgh.harvard.edu</w:t>
        </w:r>
      </w:hyperlink>
    </w:p>
    <w:p w14:paraId="7FFE3083" w14:textId="77777777" w:rsidR="0085287C" w:rsidRPr="003B71B0" w:rsidRDefault="0085287C" w:rsidP="00C952FE">
      <w:pPr>
        <w:pStyle w:val="fulltext-abstractfulltext-indent"/>
        <w:spacing w:before="0" w:beforeAutospacing="0" w:after="0" w:afterAutospacing="0" w:line="360" w:lineRule="auto"/>
        <w:jc w:val="both"/>
        <w:rPr>
          <w:bCs/>
          <w:sz w:val="22"/>
          <w:szCs w:val="22"/>
        </w:rPr>
      </w:pPr>
    </w:p>
    <w:p w14:paraId="527EDF47" w14:textId="77777777" w:rsidR="00CC66ED" w:rsidRDefault="00CC66ED" w:rsidP="00C952FE">
      <w:pPr>
        <w:spacing w:line="360" w:lineRule="auto"/>
        <w:jc w:val="both"/>
        <w:rPr>
          <w:b/>
          <w:bCs/>
          <w:color w:val="000000"/>
          <w:sz w:val="22"/>
          <w:szCs w:val="22"/>
        </w:rPr>
      </w:pPr>
    </w:p>
    <w:p w14:paraId="542330EF" w14:textId="77777777" w:rsidR="004D780E" w:rsidRDefault="004D780E" w:rsidP="00C952FE">
      <w:pPr>
        <w:spacing w:line="360" w:lineRule="auto"/>
        <w:jc w:val="both"/>
        <w:rPr>
          <w:b/>
          <w:bCs/>
          <w:color w:val="000000"/>
          <w:sz w:val="22"/>
          <w:szCs w:val="22"/>
        </w:rPr>
      </w:pPr>
    </w:p>
    <w:p w14:paraId="117C6246" w14:textId="77777777" w:rsidR="004D780E" w:rsidRPr="003B71B0" w:rsidRDefault="004D780E" w:rsidP="00C952FE">
      <w:pPr>
        <w:spacing w:line="360" w:lineRule="auto"/>
        <w:jc w:val="both"/>
        <w:rPr>
          <w:b/>
          <w:bCs/>
          <w:color w:val="000000"/>
          <w:sz w:val="22"/>
          <w:szCs w:val="22"/>
        </w:rPr>
      </w:pPr>
    </w:p>
    <w:p w14:paraId="442DA369" w14:textId="77777777" w:rsidR="00A13C57" w:rsidRPr="003B71B0" w:rsidRDefault="00A13C57" w:rsidP="00C952FE">
      <w:pPr>
        <w:spacing w:line="360" w:lineRule="auto"/>
        <w:jc w:val="both"/>
        <w:rPr>
          <w:b/>
          <w:bCs/>
          <w:color w:val="000000"/>
          <w:sz w:val="22"/>
          <w:szCs w:val="22"/>
        </w:rPr>
      </w:pPr>
    </w:p>
    <w:p w14:paraId="09B92765" w14:textId="77777777" w:rsidR="00A13C57" w:rsidRDefault="00A13C57" w:rsidP="00C952FE">
      <w:pPr>
        <w:spacing w:line="360" w:lineRule="auto"/>
        <w:jc w:val="both"/>
        <w:rPr>
          <w:b/>
          <w:bCs/>
          <w:color w:val="000000"/>
          <w:sz w:val="22"/>
          <w:szCs w:val="22"/>
        </w:rPr>
      </w:pPr>
    </w:p>
    <w:p w14:paraId="09802737" w14:textId="77777777" w:rsidR="00707D28" w:rsidRPr="003B71B0" w:rsidRDefault="00707D28" w:rsidP="00C952FE">
      <w:pPr>
        <w:spacing w:line="360" w:lineRule="auto"/>
        <w:jc w:val="both"/>
        <w:rPr>
          <w:b/>
          <w:bCs/>
          <w:color w:val="000000"/>
          <w:sz w:val="22"/>
          <w:szCs w:val="22"/>
        </w:rPr>
      </w:pPr>
    </w:p>
    <w:p w14:paraId="3AD88BAF" w14:textId="77777777" w:rsidR="00EB353F" w:rsidRDefault="00EB353F" w:rsidP="005D2864">
      <w:pPr>
        <w:spacing w:line="360" w:lineRule="auto"/>
        <w:jc w:val="both"/>
        <w:rPr>
          <w:bCs/>
          <w:sz w:val="22"/>
          <w:szCs w:val="22"/>
        </w:rPr>
      </w:pPr>
    </w:p>
    <w:p w14:paraId="0D400575" w14:textId="77777777" w:rsidR="00B973DE" w:rsidRPr="003B71B0" w:rsidRDefault="00B973DE" w:rsidP="005D2864">
      <w:pPr>
        <w:spacing w:line="360" w:lineRule="auto"/>
        <w:jc w:val="both"/>
        <w:rPr>
          <w:bCs/>
          <w:sz w:val="22"/>
          <w:szCs w:val="22"/>
        </w:rPr>
      </w:pPr>
    </w:p>
    <w:p w14:paraId="1BCC256F" w14:textId="316DE129" w:rsidR="00442A39" w:rsidRPr="00865B9C" w:rsidRDefault="00A13C57" w:rsidP="004D780E">
      <w:pPr>
        <w:spacing w:line="360" w:lineRule="auto"/>
        <w:jc w:val="both"/>
        <w:rPr>
          <w:bCs/>
          <w:sz w:val="22"/>
          <w:szCs w:val="22"/>
        </w:rPr>
      </w:pPr>
      <w:r w:rsidRPr="003B71B0">
        <w:rPr>
          <w:b/>
          <w:sz w:val="22"/>
          <w:szCs w:val="22"/>
        </w:rPr>
        <w:lastRenderedPageBreak/>
        <w:t>Abstract</w:t>
      </w:r>
      <w:r w:rsidR="007414F1">
        <w:rPr>
          <w:b/>
          <w:sz w:val="22"/>
          <w:szCs w:val="22"/>
        </w:rPr>
        <w:t xml:space="preserve">    </w:t>
      </w:r>
    </w:p>
    <w:p w14:paraId="44BFEC7A" w14:textId="125BED10" w:rsidR="006522CE" w:rsidRDefault="006522CE" w:rsidP="006522CE">
      <w:pPr>
        <w:spacing w:line="360" w:lineRule="auto"/>
        <w:jc w:val="both"/>
        <w:rPr>
          <w:rFonts w:eastAsia="Times New Roman"/>
          <w:sz w:val="22"/>
          <w:szCs w:val="22"/>
        </w:rPr>
      </w:pPr>
      <w:r w:rsidRPr="00F43B21">
        <w:rPr>
          <w:rFonts w:eastAsia="Times New Roman"/>
          <w:sz w:val="22"/>
          <w:szCs w:val="22"/>
          <w:highlight w:val="yellow"/>
        </w:rPr>
        <w:t>Purpose</w:t>
      </w:r>
      <w:r w:rsidRPr="006522CE">
        <w:rPr>
          <w:rFonts w:eastAsia="Times New Roman"/>
          <w:sz w:val="22"/>
          <w:szCs w:val="22"/>
          <w:highlight w:val="yellow"/>
        </w:rPr>
        <w:t>:</w:t>
      </w:r>
      <w:r>
        <w:rPr>
          <w:rFonts w:eastAsia="Times New Roman"/>
          <w:sz w:val="22"/>
          <w:szCs w:val="22"/>
        </w:rPr>
        <w:t xml:space="preserve"> </w:t>
      </w:r>
      <w:r w:rsidR="00A6172E" w:rsidRPr="00A6172E">
        <w:rPr>
          <w:rFonts w:eastAsia="Times New Roman"/>
          <w:sz w:val="22"/>
          <w:szCs w:val="22"/>
        </w:rPr>
        <w:t xml:space="preserve">Consensus molecular classes of urothelial carcinoma (UC) include basal/squamous (Ba/Sq), luminal papillary (LumP), luminal nonspecified (LumNS), luminal unstable (LumU), stroma-rich, and neuroendocrine (NE)-like. We </w:t>
      </w:r>
      <w:r w:rsidR="008E78F9">
        <w:rPr>
          <w:rFonts w:eastAsia="Times New Roman"/>
          <w:sz w:val="22"/>
          <w:szCs w:val="22"/>
        </w:rPr>
        <w:t xml:space="preserve">aimed to </w:t>
      </w:r>
      <w:r w:rsidR="00A6172E" w:rsidRPr="00A6172E">
        <w:rPr>
          <w:rFonts w:eastAsia="Times New Roman"/>
          <w:sz w:val="22"/>
          <w:szCs w:val="22"/>
        </w:rPr>
        <w:t xml:space="preserve">determine the consensus molecular classifications of </w:t>
      </w:r>
      <w:r w:rsidR="00AB3FF0">
        <w:rPr>
          <w:rFonts w:eastAsia="Times New Roman"/>
          <w:sz w:val="22"/>
          <w:szCs w:val="22"/>
        </w:rPr>
        <w:t>micropapillary (</w:t>
      </w:r>
      <w:r w:rsidR="00A6172E" w:rsidRPr="00A6172E">
        <w:rPr>
          <w:rFonts w:eastAsia="Times New Roman"/>
          <w:sz w:val="22"/>
          <w:szCs w:val="22"/>
        </w:rPr>
        <w:t>MP</w:t>
      </w:r>
      <w:r w:rsidR="00AB3FF0">
        <w:rPr>
          <w:rFonts w:eastAsia="Times New Roman"/>
          <w:sz w:val="22"/>
          <w:szCs w:val="22"/>
        </w:rPr>
        <w:t>)</w:t>
      </w:r>
      <w:r w:rsidR="00A6172E" w:rsidRPr="00A6172E">
        <w:rPr>
          <w:rFonts w:eastAsia="Times New Roman"/>
          <w:sz w:val="22"/>
          <w:szCs w:val="22"/>
        </w:rPr>
        <w:t xml:space="preserve">, </w:t>
      </w:r>
      <w:r w:rsidR="00AB3FF0">
        <w:rPr>
          <w:rFonts w:eastAsia="Times New Roman"/>
          <w:sz w:val="22"/>
          <w:szCs w:val="22"/>
        </w:rPr>
        <w:t>plasmacytoid (</w:t>
      </w:r>
      <w:r w:rsidR="00A6172E" w:rsidRPr="00A6172E">
        <w:rPr>
          <w:rFonts w:eastAsia="Times New Roman"/>
          <w:sz w:val="22"/>
          <w:szCs w:val="22"/>
        </w:rPr>
        <w:t>PC</w:t>
      </w:r>
      <w:r w:rsidR="00AB3FF0">
        <w:rPr>
          <w:rFonts w:eastAsia="Times New Roman"/>
          <w:sz w:val="22"/>
          <w:szCs w:val="22"/>
        </w:rPr>
        <w:t>)</w:t>
      </w:r>
      <w:r w:rsidR="00A6172E" w:rsidRPr="00A6172E">
        <w:rPr>
          <w:rFonts w:eastAsia="Times New Roman"/>
          <w:sz w:val="22"/>
          <w:szCs w:val="22"/>
        </w:rPr>
        <w:t xml:space="preserve">, and </w:t>
      </w:r>
      <w:r w:rsidR="00AB3FF0">
        <w:rPr>
          <w:rFonts w:eastAsia="Times New Roman"/>
          <w:sz w:val="22"/>
          <w:szCs w:val="22"/>
        </w:rPr>
        <w:t>sarcomatoid (</w:t>
      </w:r>
      <w:r w:rsidR="00A6172E" w:rsidRPr="00A6172E">
        <w:rPr>
          <w:rFonts w:eastAsia="Times New Roman"/>
          <w:sz w:val="22"/>
          <w:szCs w:val="22"/>
        </w:rPr>
        <w:t>SM</w:t>
      </w:r>
      <w:r w:rsidR="00AB3FF0">
        <w:rPr>
          <w:rFonts w:eastAsia="Times New Roman"/>
          <w:sz w:val="22"/>
          <w:szCs w:val="22"/>
        </w:rPr>
        <w:t>)</w:t>
      </w:r>
      <w:r w:rsidR="00A6172E" w:rsidRPr="00A6172E">
        <w:rPr>
          <w:rFonts w:eastAsia="Times New Roman"/>
          <w:sz w:val="22"/>
          <w:szCs w:val="22"/>
        </w:rPr>
        <w:t xml:space="preserve"> subtypes of bladder UC and characteriz</w:t>
      </w:r>
      <w:r w:rsidR="008E78F9">
        <w:rPr>
          <w:rFonts w:eastAsia="Times New Roman"/>
          <w:sz w:val="22"/>
          <w:szCs w:val="22"/>
        </w:rPr>
        <w:t>e</w:t>
      </w:r>
      <w:r w:rsidR="00A6172E" w:rsidRPr="00A6172E">
        <w:rPr>
          <w:rFonts w:eastAsia="Times New Roman"/>
          <w:sz w:val="22"/>
          <w:szCs w:val="22"/>
        </w:rPr>
        <w:t xml:space="preserve"> their</w:t>
      </w:r>
      <w:r w:rsidR="00886D18">
        <w:rPr>
          <w:rFonts w:eastAsia="Times New Roman"/>
          <w:sz w:val="22"/>
          <w:szCs w:val="22"/>
        </w:rPr>
        <w:t xml:space="preserve"> spatial</w:t>
      </w:r>
      <w:r w:rsidR="00A6172E" w:rsidRPr="00A6172E">
        <w:rPr>
          <w:rFonts w:eastAsia="Times New Roman"/>
          <w:sz w:val="22"/>
          <w:szCs w:val="22"/>
        </w:rPr>
        <w:t xml:space="preserve"> transcriptomic profiles. </w:t>
      </w:r>
    </w:p>
    <w:p w14:paraId="68F6F948" w14:textId="309AFEB8" w:rsidR="008E78F9" w:rsidRDefault="008E78F9" w:rsidP="006522CE">
      <w:pPr>
        <w:spacing w:line="360" w:lineRule="auto"/>
        <w:jc w:val="both"/>
        <w:rPr>
          <w:rFonts w:eastAsia="Times New Roman"/>
          <w:sz w:val="22"/>
          <w:szCs w:val="22"/>
        </w:rPr>
      </w:pPr>
      <w:r w:rsidRPr="008E78F9">
        <w:rPr>
          <w:rFonts w:eastAsia="Times New Roman"/>
          <w:sz w:val="22"/>
          <w:szCs w:val="22"/>
          <w:highlight w:val="yellow"/>
        </w:rPr>
        <w:t>Materials and Methods:</w:t>
      </w:r>
      <w:r>
        <w:rPr>
          <w:rFonts w:eastAsia="Times New Roman"/>
          <w:sz w:val="22"/>
          <w:szCs w:val="22"/>
        </w:rPr>
        <w:t xml:space="preserve"> </w:t>
      </w:r>
      <w:r w:rsidR="00A6172E" w:rsidRPr="00A6172E">
        <w:rPr>
          <w:rFonts w:eastAsia="Times New Roman"/>
          <w:sz w:val="22"/>
          <w:szCs w:val="22"/>
        </w:rPr>
        <w:t>A tissue microarray of 17 FFPE cores (5 MP, 6 PC, 6 SM) was profiled for expression of 18,676 mRNAs using</w:t>
      </w:r>
      <w:r w:rsidR="00DD0053">
        <w:rPr>
          <w:rFonts w:eastAsia="Times New Roman"/>
          <w:sz w:val="22"/>
          <w:szCs w:val="22"/>
        </w:rPr>
        <w:t xml:space="preserve"> the</w:t>
      </w:r>
      <w:r w:rsidR="00F01DDC">
        <w:rPr>
          <w:rFonts w:eastAsia="Times New Roman"/>
          <w:sz w:val="22"/>
          <w:szCs w:val="22"/>
        </w:rPr>
        <w:t xml:space="preserve"> </w:t>
      </w:r>
      <w:r w:rsidR="00A6172E" w:rsidRPr="00A6172E">
        <w:rPr>
          <w:rFonts w:eastAsia="Times New Roman"/>
          <w:sz w:val="22"/>
          <w:szCs w:val="22"/>
        </w:rPr>
        <w:t xml:space="preserve">Bruker GeoMx Digital Spatial Profiler. </w:t>
      </w:r>
      <w:r w:rsidR="00A6172E">
        <w:rPr>
          <w:rFonts w:eastAsia="Times New Roman"/>
          <w:sz w:val="22"/>
          <w:szCs w:val="22"/>
        </w:rPr>
        <w:t>38</w:t>
      </w:r>
      <w:r w:rsidR="00A6172E" w:rsidRPr="00A6172E">
        <w:rPr>
          <w:rFonts w:eastAsia="Times New Roman"/>
          <w:sz w:val="22"/>
          <w:szCs w:val="22"/>
        </w:rPr>
        <w:t xml:space="preserve"> areas of interest (AOIs) were selected based on H&amp;E and fluorescence markers. Each AOI was assigned to a consensus molecular class using a published approach, and </w:t>
      </w:r>
      <w:r w:rsidR="004E4591" w:rsidRPr="004E4591">
        <w:rPr>
          <w:rFonts w:eastAsia="Times New Roman"/>
          <w:sz w:val="22"/>
          <w:szCs w:val="22"/>
        </w:rPr>
        <w:t>pathway analysis was performed using Reactome gene sets</w:t>
      </w:r>
      <w:r w:rsidR="00A6172E" w:rsidRPr="00A6172E">
        <w:rPr>
          <w:rFonts w:eastAsia="Times New Roman"/>
          <w:sz w:val="22"/>
          <w:szCs w:val="22"/>
        </w:rPr>
        <w:t>.</w:t>
      </w:r>
      <w:r w:rsidR="00A6172E">
        <w:rPr>
          <w:rFonts w:eastAsia="Times New Roman"/>
          <w:sz w:val="22"/>
          <w:szCs w:val="22"/>
        </w:rPr>
        <w:t xml:space="preserve"> </w:t>
      </w:r>
    </w:p>
    <w:p w14:paraId="0F880A6C" w14:textId="0492A091" w:rsidR="008271B1" w:rsidRDefault="00201475" w:rsidP="004D780E">
      <w:pPr>
        <w:spacing w:line="360" w:lineRule="auto"/>
        <w:jc w:val="both"/>
        <w:rPr>
          <w:rFonts w:eastAsia="Times New Roman"/>
          <w:sz w:val="22"/>
          <w:szCs w:val="22"/>
        </w:rPr>
      </w:pPr>
      <w:r w:rsidRPr="00201475">
        <w:rPr>
          <w:rFonts w:eastAsia="Times New Roman"/>
          <w:sz w:val="22"/>
          <w:szCs w:val="22"/>
          <w:highlight w:val="yellow"/>
        </w:rPr>
        <w:t xml:space="preserve">Results: </w:t>
      </w:r>
      <w:r w:rsidR="008271B1" w:rsidRPr="008271B1">
        <w:rPr>
          <w:rFonts w:eastAsia="Times New Roman"/>
          <w:sz w:val="22"/>
          <w:szCs w:val="22"/>
          <w:highlight w:val="yellow"/>
        </w:rPr>
        <w:t>Most MP and PC demonstrated luminal molecular classes, whereas SM was predominantly Ba/Sq. Mixed histologies within the same tumor frequently exhibited distinct molecular classes. Ba/Sq tumors upregulated invasion</w:t>
      </w:r>
      <w:r w:rsidR="00D70935">
        <w:rPr>
          <w:rFonts w:eastAsia="Times New Roman"/>
          <w:sz w:val="22"/>
          <w:szCs w:val="22"/>
          <w:highlight w:val="yellow"/>
        </w:rPr>
        <w:t>-</w:t>
      </w:r>
      <w:r w:rsidR="00B624F1">
        <w:rPr>
          <w:rFonts w:eastAsia="Times New Roman"/>
          <w:sz w:val="22"/>
          <w:szCs w:val="22"/>
          <w:highlight w:val="yellow"/>
        </w:rPr>
        <w:t xml:space="preserve"> and</w:t>
      </w:r>
      <w:r w:rsidR="008271B1" w:rsidRPr="008271B1">
        <w:rPr>
          <w:rFonts w:eastAsia="Times New Roman"/>
          <w:sz w:val="22"/>
          <w:szCs w:val="22"/>
          <w:highlight w:val="yellow"/>
        </w:rPr>
        <w:t xml:space="preserve"> extracellular matrix (ECM) remodeling</w:t>
      </w:r>
      <w:r w:rsidR="00B624F1">
        <w:rPr>
          <w:rFonts w:eastAsia="Times New Roman"/>
          <w:sz w:val="22"/>
          <w:szCs w:val="22"/>
          <w:highlight w:val="yellow"/>
        </w:rPr>
        <w:t>-</w:t>
      </w:r>
      <w:r w:rsidR="008271B1" w:rsidRPr="008271B1">
        <w:rPr>
          <w:rFonts w:eastAsia="Times New Roman"/>
          <w:sz w:val="22"/>
          <w:szCs w:val="22"/>
          <w:highlight w:val="yellow"/>
        </w:rPr>
        <w:t>associated genes, whereas luminal classes demonstrated distinct differentiation-associated signatures. MP demonstrated a predominantly luminal epithelial transcriptional program characterized by increased expression of luminal/urothelial differentiation markers (</w:t>
      </w:r>
      <w:r w:rsidR="008271B1" w:rsidRPr="008271B1">
        <w:rPr>
          <w:rFonts w:eastAsia="Times New Roman"/>
          <w:i/>
          <w:iCs/>
          <w:sz w:val="22"/>
          <w:szCs w:val="22"/>
          <w:highlight w:val="yellow"/>
        </w:rPr>
        <w:t>KRT20</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UPK1A</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PSCA</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FOXA1</w:t>
      </w:r>
      <w:r w:rsidR="008271B1" w:rsidRPr="008271B1">
        <w:rPr>
          <w:rFonts w:eastAsia="Times New Roman"/>
          <w:sz w:val="22"/>
          <w:szCs w:val="22"/>
          <w:highlight w:val="yellow"/>
        </w:rPr>
        <w:t>), secretory-associated genes (</w:t>
      </w:r>
      <w:r w:rsidR="008271B1" w:rsidRPr="008271B1">
        <w:rPr>
          <w:rFonts w:eastAsia="Times New Roman"/>
          <w:i/>
          <w:iCs/>
          <w:sz w:val="22"/>
          <w:szCs w:val="22"/>
          <w:highlight w:val="yellow"/>
        </w:rPr>
        <w:t>LCN2</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MUC1</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MUC20</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SPINK1</w:t>
      </w:r>
      <w:r w:rsidR="008271B1" w:rsidRPr="008271B1">
        <w:rPr>
          <w:rFonts w:eastAsia="Times New Roman"/>
          <w:sz w:val="22"/>
          <w:szCs w:val="22"/>
          <w:highlight w:val="yellow"/>
        </w:rPr>
        <w:t xml:space="preserve">), and relative </w:t>
      </w:r>
      <w:r w:rsidR="00F82EC7" w:rsidRPr="008271B1">
        <w:rPr>
          <w:rFonts w:eastAsia="Times New Roman"/>
          <w:i/>
          <w:iCs/>
          <w:sz w:val="22"/>
          <w:szCs w:val="22"/>
          <w:highlight w:val="yellow"/>
        </w:rPr>
        <w:t>ERBB2</w:t>
      </w:r>
      <w:r w:rsidR="00F82EC7">
        <w:rPr>
          <w:rFonts w:eastAsia="Times New Roman"/>
          <w:i/>
          <w:iCs/>
          <w:sz w:val="22"/>
          <w:szCs w:val="22"/>
          <w:highlight w:val="yellow"/>
        </w:rPr>
        <w:t xml:space="preserve"> </w:t>
      </w:r>
      <w:r w:rsidR="008271B1" w:rsidRPr="008271B1">
        <w:rPr>
          <w:rFonts w:eastAsia="Times New Roman"/>
          <w:sz w:val="22"/>
          <w:szCs w:val="22"/>
          <w:highlight w:val="yellow"/>
        </w:rPr>
        <w:t>enrichment, with suppression of basal/squamous-associated genes (</w:t>
      </w:r>
      <w:r w:rsidR="008271B1" w:rsidRPr="008271B1">
        <w:rPr>
          <w:rFonts w:eastAsia="Times New Roman"/>
          <w:i/>
          <w:iCs/>
          <w:sz w:val="22"/>
          <w:szCs w:val="22"/>
          <w:highlight w:val="yellow"/>
        </w:rPr>
        <w:t>KRT5</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KRT6A</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KRT14</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TP63</w:t>
      </w:r>
      <w:r w:rsidR="008271B1" w:rsidRPr="008271B1">
        <w:rPr>
          <w:rFonts w:eastAsia="Times New Roman"/>
          <w:sz w:val="22"/>
          <w:szCs w:val="22"/>
          <w:highlight w:val="yellow"/>
        </w:rPr>
        <w:t>). In contrast, SM demonstrated a predominantly mesenchymal/stromal transcriptional program characterized by enrichment of mesenchymal/ECM-associated genes (</w:t>
      </w:r>
      <w:r w:rsidR="008271B1" w:rsidRPr="008271B1">
        <w:rPr>
          <w:rFonts w:eastAsia="Times New Roman"/>
          <w:i/>
          <w:iCs/>
          <w:sz w:val="22"/>
          <w:szCs w:val="22"/>
          <w:highlight w:val="yellow"/>
        </w:rPr>
        <w:t>FN1</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VIM</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COL6A1</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TGFB1</w:t>
      </w:r>
      <w:r w:rsidR="008271B1" w:rsidRPr="008271B1">
        <w:rPr>
          <w:rFonts w:eastAsia="Times New Roman"/>
          <w:sz w:val="22"/>
          <w:szCs w:val="22"/>
          <w:highlight w:val="yellow"/>
        </w:rPr>
        <w:t>), and reduced expression of luminal/epithelial and adhesion-associated genes (</w:t>
      </w:r>
      <w:r w:rsidR="008271B1" w:rsidRPr="008271B1">
        <w:rPr>
          <w:rFonts w:eastAsia="Times New Roman"/>
          <w:i/>
          <w:iCs/>
          <w:sz w:val="22"/>
          <w:szCs w:val="22"/>
          <w:highlight w:val="yellow"/>
        </w:rPr>
        <w:t>TACSTD2</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PSCA</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NECTIN4</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CDH1</w:t>
      </w:r>
      <w:r w:rsidR="008271B1" w:rsidRPr="008271B1">
        <w:rPr>
          <w:rFonts w:eastAsia="Times New Roman"/>
          <w:sz w:val="22"/>
          <w:szCs w:val="22"/>
          <w:highlight w:val="yellow"/>
        </w:rPr>
        <w:t xml:space="preserve">). PC appeared to demonstrate an intermediate phenotype between MP and SM, with partial preservation of epithelial differentiation and secretory programs, reduced adhesion programs, and moderate stromal-associated features. Notably, the epithelial adhesion molecule </w:t>
      </w:r>
      <w:r w:rsidR="008271B1" w:rsidRPr="008271B1">
        <w:rPr>
          <w:rFonts w:eastAsia="Times New Roman"/>
          <w:i/>
          <w:iCs/>
          <w:sz w:val="22"/>
          <w:szCs w:val="22"/>
          <w:highlight w:val="yellow"/>
        </w:rPr>
        <w:t>NECTIN4</w:t>
      </w:r>
      <w:r w:rsidR="008271B1" w:rsidRPr="008271B1">
        <w:rPr>
          <w:rFonts w:eastAsia="Times New Roman"/>
          <w:sz w:val="22"/>
          <w:szCs w:val="22"/>
          <w:highlight w:val="yellow"/>
        </w:rPr>
        <w:t xml:space="preserve"> was relatively enriched in MP and PC compared with SM. Pathway analysis demonstrated relative enrichment of IGF/IGFBP signaling across </w:t>
      </w:r>
      <w:r w:rsidR="00D70935">
        <w:rPr>
          <w:rFonts w:eastAsia="Times New Roman"/>
          <w:sz w:val="22"/>
          <w:szCs w:val="22"/>
          <w:highlight w:val="yellow"/>
        </w:rPr>
        <w:t>MP, PC, and SM</w:t>
      </w:r>
      <w:r w:rsidR="008271B1" w:rsidRPr="008271B1">
        <w:rPr>
          <w:rFonts w:eastAsia="Times New Roman"/>
          <w:sz w:val="22"/>
          <w:szCs w:val="22"/>
          <w:highlight w:val="yellow"/>
        </w:rPr>
        <w:t xml:space="preserve">, with MP enriched for protein secretory programs, PC for RTK/MAPK and WNT/β-catenin signaling, and SM for </w:t>
      </w:r>
      <w:r w:rsidR="0088682D">
        <w:rPr>
          <w:rFonts w:eastAsia="Times New Roman"/>
          <w:sz w:val="22"/>
          <w:szCs w:val="22"/>
          <w:highlight w:val="yellow"/>
        </w:rPr>
        <w:t>ECM remodeling</w:t>
      </w:r>
      <w:r w:rsidR="008271B1" w:rsidRPr="008271B1">
        <w:rPr>
          <w:rFonts w:eastAsia="Times New Roman"/>
          <w:sz w:val="22"/>
          <w:szCs w:val="22"/>
          <w:highlight w:val="yellow"/>
        </w:rPr>
        <w:t>.</w:t>
      </w:r>
    </w:p>
    <w:p w14:paraId="25D725A6" w14:textId="3C563B71" w:rsidR="002D4CC7" w:rsidRDefault="00F43B21" w:rsidP="004D780E">
      <w:pPr>
        <w:spacing w:line="360" w:lineRule="auto"/>
        <w:jc w:val="both"/>
        <w:rPr>
          <w:rFonts w:eastAsia="Times New Roman"/>
          <w:sz w:val="22"/>
          <w:szCs w:val="22"/>
        </w:rPr>
      </w:pPr>
      <w:r>
        <w:rPr>
          <w:rFonts w:eastAsia="Times New Roman"/>
          <w:sz w:val="22"/>
          <w:szCs w:val="22"/>
        </w:rPr>
        <w:t xml:space="preserve">Conclusions: </w:t>
      </w:r>
      <w:r w:rsidR="008E78F9">
        <w:rPr>
          <w:rFonts w:eastAsia="Times New Roman"/>
          <w:sz w:val="22"/>
          <w:szCs w:val="22"/>
        </w:rPr>
        <w:t>A</w:t>
      </w:r>
      <w:r w:rsidR="008E78F9" w:rsidRPr="002F6490">
        <w:rPr>
          <w:rFonts w:eastAsia="Times New Roman"/>
          <w:sz w:val="22"/>
          <w:szCs w:val="22"/>
        </w:rPr>
        <w:t>djacent histological components</w:t>
      </w:r>
      <w:r w:rsidR="008E78F9" w:rsidRPr="00A6172E">
        <w:rPr>
          <w:rFonts w:eastAsia="Times New Roman"/>
          <w:sz w:val="22"/>
          <w:szCs w:val="22"/>
        </w:rPr>
        <w:t xml:space="preserve"> frequently correspond</w:t>
      </w:r>
      <w:r w:rsidR="008271B1">
        <w:rPr>
          <w:rFonts w:eastAsia="Times New Roman"/>
          <w:sz w:val="22"/>
          <w:szCs w:val="22"/>
        </w:rPr>
        <w:t>ed</w:t>
      </w:r>
      <w:r w:rsidR="008E78F9" w:rsidRPr="00A6172E">
        <w:rPr>
          <w:rFonts w:eastAsia="Times New Roman"/>
          <w:sz w:val="22"/>
          <w:szCs w:val="22"/>
        </w:rPr>
        <w:t xml:space="preserve"> to </w:t>
      </w:r>
      <w:r w:rsidR="008E78F9">
        <w:rPr>
          <w:rFonts w:eastAsia="Times New Roman"/>
          <w:sz w:val="22"/>
          <w:szCs w:val="22"/>
        </w:rPr>
        <w:t>different</w:t>
      </w:r>
      <w:r w:rsidR="008E78F9" w:rsidRPr="00A6172E">
        <w:rPr>
          <w:rFonts w:eastAsia="Times New Roman"/>
          <w:sz w:val="22"/>
          <w:szCs w:val="22"/>
        </w:rPr>
        <w:t xml:space="preserve"> consensus molecular classes</w:t>
      </w:r>
      <w:r w:rsidR="0076290A">
        <w:rPr>
          <w:rFonts w:eastAsia="Times New Roman"/>
          <w:sz w:val="22"/>
          <w:szCs w:val="22"/>
        </w:rPr>
        <w:t xml:space="preserve"> in UC</w:t>
      </w:r>
      <w:r w:rsidR="008E78F9" w:rsidRPr="00A6172E">
        <w:rPr>
          <w:rFonts w:eastAsia="Times New Roman"/>
          <w:sz w:val="22"/>
          <w:szCs w:val="22"/>
        </w:rPr>
        <w:t xml:space="preserve">. </w:t>
      </w:r>
      <w:r w:rsidR="008271B1" w:rsidRPr="008271B1">
        <w:rPr>
          <w:rFonts w:eastAsia="Times New Roman"/>
          <w:sz w:val="22"/>
          <w:szCs w:val="22"/>
          <w:highlight w:val="yellow"/>
        </w:rPr>
        <w:t xml:space="preserve">MP, PC, and SM demonstrated distinct </w:t>
      </w:r>
      <w:r w:rsidR="00FB287A">
        <w:rPr>
          <w:rFonts w:eastAsia="Times New Roman"/>
          <w:sz w:val="22"/>
          <w:szCs w:val="22"/>
          <w:highlight w:val="yellow"/>
        </w:rPr>
        <w:t>transcriptomic</w:t>
      </w:r>
      <w:r w:rsidR="008271B1" w:rsidRPr="008271B1">
        <w:rPr>
          <w:rFonts w:eastAsia="Times New Roman"/>
          <w:sz w:val="22"/>
          <w:szCs w:val="22"/>
          <w:highlight w:val="yellow"/>
        </w:rPr>
        <w:t xml:space="preserve"> profiles, with PC exhibiting an intermediate phenotype between MP and SM.</w:t>
      </w:r>
    </w:p>
    <w:p w14:paraId="35E24CAE" w14:textId="77777777" w:rsidR="008271B1" w:rsidRDefault="008271B1" w:rsidP="004D780E">
      <w:pPr>
        <w:spacing w:line="360" w:lineRule="auto"/>
        <w:jc w:val="both"/>
        <w:rPr>
          <w:rFonts w:eastAsia="Times New Roman"/>
          <w:sz w:val="22"/>
          <w:szCs w:val="22"/>
        </w:rPr>
      </w:pPr>
    </w:p>
    <w:p w14:paraId="29612957" w14:textId="40F0A310" w:rsidR="002A6911" w:rsidRDefault="0085287C" w:rsidP="00C952FE">
      <w:pPr>
        <w:spacing w:line="360" w:lineRule="auto"/>
        <w:jc w:val="both"/>
        <w:rPr>
          <w:sz w:val="22"/>
          <w:szCs w:val="22"/>
        </w:rPr>
      </w:pPr>
      <w:r w:rsidRPr="003B71B0">
        <w:rPr>
          <w:b/>
          <w:bCs/>
          <w:color w:val="000000"/>
          <w:sz w:val="22"/>
          <w:szCs w:val="22"/>
        </w:rPr>
        <w:t>Key words</w:t>
      </w:r>
      <w:r w:rsidRPr="003B71B0">
        <w:rPr>
          <w:color w:val="000000"/>
          <w:sz w:val="22"/>
          <w:szCs w:val="22"/>
        </w:rPr>
        <w:t xml:space="preserve">: </w:t>
      </w:r>
      <w:r w:rsidR="00442A39">
        <w:rPr>
          <w:color w:val="000000"/>
          <w:sz w:val="22"/>
          <w:szCs w:val="22"/>
        </w:rPr>
        <w:t>Urothelial carcinoma</w:t>
      </w:r>
      <w:r w:rsidR="00A13C57" w:rsidRPr="003B71B0">
        <w:rPr>
          <w:color w:val="000000"/>
          <w:sz w:val="22"/>
          <w:szCs w:val="22"/>
        </w:rPr>
        <w:t xml:space="preserve">, </w:t>
      </w:r>
      <w:r w:rsidR="00027C0F">
        <w:rPr>
          <w:sz w:val="22"/>
          <w:szCs w:val="22"/>
        </w:rPr>
        <w:t>micropapillary, plasmacytoid, sarcomatoid,</w:t>
      </w:r>
      <w:r w:rsidR="00027C0F" w:rsidRPr="00733752">
        <w:rPr>
          <w:sz w:val="22"/>
          <w:szCs w:val="22"/>
        </w:rPr>
        <w:t xml:space="preserve"> </w:t>
      </w:r>
      <w:r w:rsidR="00733752" w:rsidRPr="00733752">
        <w:rPr>
          <w:sz w:val="22"/>
          <w:szCs w:val="22"/>
        </w:rPr>
        <w:t>spatial transcriptomics</w:t>
      </w:r>
      <w:r w:rsidR="00733752">
        <w:rPr>
          <w:sz w:val="22"/>
          <w:szCs w:val="22"/>
        </w:rPr>
        <w:t>,</w:t>
      </w:r>
      <w:r w:rsidR="00261A2D" w:rsidRPr="00261A2D">
        <w:rPr>
          <w:sz w:val="22"/>
          <w:szCs w:val="22"/>
        </w:rPr>
        <w:t xml:space="preserve"> </w:t>
      </w:r>
      <w:r w:rsidR="00814F7D">
        <w:rPr>
          <w:sz w:val="22"/>
          <w:szCs w:val="22"/>
        </w:rPr>
        <w:t xml:space="preserve">consensus </w:t>
      </w:r>
      <w:r w:rsidR="00261A2D" w:rsidRPr="004D780E">
        <w:rPr>
          <w:sz w:val="22"/>
          <w:szCs w:val="22"/>
        </w:rPr>
        <w:t>molecular classes</w:t>
      </w:r>
    </w:p>
    <w:p w14:paraId="185D602E" w14:textId="77777777" w:rsidR="00814F7D" w:rsidRDefault="00814F7D" w:rsidP="00C952FE">
      <w:pPr>
        <w:spacing w:line="360" w:lineRule="auto"/>
        <w:jc w:val="both"/>
        <w:rPr>
          <w:sz w:val="22"/>
          <w:szCs w:val="22"/>
        </w:rPr>
      </w:pPr>
    </w:p>
    <w:p w14:paraId="03090A2B" w14:textId="77777777" w:rsidR="00D70935" w:rsidRDefault="00D70935" w:rsidP="00C952FE">
      <w:pPr>
        <w:spacing w:line="360" w:lineRule="auto"/>
        <w:jc w:val="both"/>
        <w:rPr>
          <w:sz w:val="22"/>
          <w:szCs w:val="22"/>
        </w:rPr>
      </w:pPr>
    </w:p>
    <w:p w14:paraId="39BD1155" w14:textId="77777777" w:rsidR="008D275D" w:rsidRDefault="0085287C" w:rsidP="00C0048E">
      <w:pPr>
        <w:autoSpaceDE w:val="0"/>
        <w:autoSpaceDN w:val="0"/>
        <w:adjustRightInd w:val="0"/>
        <w:spacing w:line="360" w:lineRule="auto"/>
        <w:jc w:val="both"/>
        <w:rPr>
          <w:rFonts w:eastAsia="Times New Roman"/>
          <w:sz w:val="22"/>
          <w:szCs w:val="22"/>
        </w:rPr>
      </w:pPr>
      <w:r w:rsidRPr="003B71B0">
        <w:rPr>
          <w:rFonts w:eastAsia="Times New Roman"/>
          <w:b/>
          <w:bCs/>
          <w:sz w:val="22"/>
          <w:szCs w:val="22"/>
        </w:rPr>
        <w:lastRenderedPageBreak/>
        <w:t>Introduction</w:t>
      </w:r>
      <w:r w:rsidRPr="003B71B0">
        <w:rPr>
          <w:rFonts w:eastAsia="Times New Roman"/>
          <w:sz w:val="22"/>
          <w:szCs w:val="22"/>
        </w:rPr>
        <w:t xml:space="preserve">   </w:t>
      </w:r>
    </w:p>
    <w:p w14:paraId="16B9C859" w14:textId="0DF2C270" w:rsidR="00CA709D" w:rsidRDefault="001E05B1" w:rsidP="004C618C">
      <w:pPr>
        <w:spacing w:line="360" w:lineRule="auto"/>
        <w:ind w:firstLine="720"/>
        <w:rPr>
          <w:sz w:val="22"/>
          <w:szCs w:val="22"/>
        </w:rPr>
      </w:pPr>
      <w:r w:rsidRPr="001E05B1">
        <w:rPr>
          <w:sz w:val="22"/>
          <w:szCs w:val="22"/>
        </w:rPr>
        <w:t>Bladder cancer is a major contributor to cancer-related morbidity and mortality worldwide. In 2026, an estimated 84,530 new cases and 17,870 deaths are projected to occur in the United States.</w:t>
      </w:r>
      <w:r w:rsidR="00BB3C90">
        <w:rPr>
          <w:sz w:val="22"/>
          <w:szCs w:val="22"/>
        </w:rPr>
        <w:fldChar w:fldCharType="begin">
          <w:fldData xml:space="preserve">PEVuZE5vdGU+PENpdGU+PEF1dGhvcj5TaWVnZWw8L0F1dGhvcj48WWVhcj4yMDI2PC9ZZWFyPjxS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</w:fldData>
        </w:fldChar>
      </w:r>
      <w:r w:rsidR="00BB3C90">
        <w:rPr>
          <w:sz w:val="22"/>
          <w:szCs w:val="22"/>
        </w:rPr>
        <w:instrText xml:space="preserve"> ADDIN EN.CITE </w:instrText>
      </w:r>
      <w:r w:rsidR="00BB3C90">
        <w:rPr>
          <w:sz w:val="22"/>
          <w:szCs w:val="22"/>
        </w:rPr>
        <w:fldChar w:fldCharType="begin">
          <w:fldData xml:space="preserve">PEVuZE5vdGU+PENpdGU+PEF1dGhvcj5TaWVnZWw8L0F1dGhvcj48WWVhcj4yMDI2PC9ZZWFyPjxS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</w:fldData>
        </w:fldChar>
      </w:r>
      <w:r w:rsidR="00BB3C90">
        <w:rPr>
          <w:sz w:val="22"/>
          <w:szCs w:val="22"/>
        </w:rPr>
        <w:instrText xml:space="preserve"> ADDIN EN.CITE.DATA </w:instrText>
      </w:r>
      <w:r w:rsidR="00BB3C90">
        <w:rPr>
          <w:sz w:val="22"/>
          <w:szCs w:val="22"/>
        </w:rPr>
      </w:r>
      <w:r w:rsidR="00BB3C90">
        <w:rPr>
          <w:sz w:val="22"/>
          <w:szCs w:val="22"/>
        </w:rPr>
        <w:fldChar w:fldCharType="end"/>
      </w:r>
      <w:r w:rsidR="00BB3C90">
        <w:rPr>
          <w:sz w:val="22"/>
          <w:szCs w:val="22"/>
        </w:rPr>
      </w:r>
      <w:r w:rsidR="00BB3C90">
        <w:rPr>
          <w:sz w:val="22"/>
          <w:szCs w:val="22"/>
        </w:rPr>
        <w:fldChar w:fldCharType="separate"/>
      </w:r>
      <w:r w:rsidR="00BB3C90" w:rsidRPr="00BB3C90">
        <w:rPr>
          <w:noProof/>
          <w:sz w:val="22"/>
          <w:szCs w:val="22"/>
          <w:vertAlign w:val="superscript"/>
        </w:rPr>
        <w:t>1</w:t>
      </w:r>
      <w:r w:rsidR="00BB3C90">
        <w:rPr>
          <w:sz w:val="22"/>
          <w:szCs w:val="22"/>
        </w:rPr>
        <w:fldChar w:fldCharType="end"/>
      </w:r>
      <w:r w:rsidRPr="001E05B1">
        <w:rPr>
          <w:sz w:val="22"/>
          <w:szCs w:val="22"/>
        </w:rPr>
        <w:t xml:space="preserve"> Urothelial carcinoma (UC) accounts for approximately 89% of bladder cancer</w:t>
      </w:r>
      <w:r w:rsidRPr="00A31E81">
        <w:rPr>
          <w:sz w:val="22"/>
          <w:szCs w:val="22"/>
        </w:rPr>
        <w:fldChar w:fldCharType="begin">
          <w:fldData xml:space="preserve">PEVuZE5vdGU+PENpdGU+PEF1dGhvcj5Kb25vc2t5PC9BdXRob3I+PFllYXI+MjAyNTwvWWVhcj48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</w:fldData>
        </w:fldChar>
      </w:r>
      <w:r>
        <w:rPr>
          <w:sz w:val="22"/>
          <w:szCs w:val="22"/>
        </w:rPr>
        <w:instrText xml:space="preserve"> ADDIN EN.CITE </w:instrText>
      </w:r>
      <w:r>
        <w:rPr>
          <w:sz w:val="22"/>
          <w:szCs w:val="22"/>
        </w:rPr>
        <w:fldChar w:fldCharType="begin">
          <w:fldData xml:space="preserve">PEVuZE5vdGU+PENpdGU+PEF1dGhvcj5Kb25vc2t5PC9BdXRob3I+PFllYXI+MjAyNTwvWWVhcj48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</w:fldData>
        </w:fldChar>
      </w:r>
      <w:r>
        <w:rPr>
          <w:sz w:val="22"/>
          <w:szCs w:val="22"/>
        </w:rPr>
        <w:instrText xml:space="preserve"> ADDIN EN.CITE.DATA </w:instrText>
      </w:r>
      <w:r>
        <w:rPr>
          <w:sz w:val="22"/>
          <w:szCs w:val="22"/>
        </w:rPr>
      </w:r>
      <w:r>
        <w:rPr>
          <w:sz w:val="22"/>
          <w:szCs w:val="22"/>
        </w:rPr>
        <w:fldChar w:fldCharType="end"/>
      </w:r>
      <w:r w:rsidRPr="00A31E81">
        <w:rPr>
          <w:sz w:val="22"/>
          <w:szCs w:val="22"/>
        </w:rPr>
      </w:r>
      <w:r w:rsidRPr="00A31E81">
        <w:rPr>
          <w:sz w:val="22"/>
          <w:szCs w:val="22"/>
        </w:rPr>
        <w:fldChar w:fldCharType="separate"/>
      </w:r>
      <w:r w:rsidRPr="00B37D4E">
        <w:rPr>
          <w:noProof/>
          <w:sz w:val="22"/>
          <w:szCs w:val="22"/>
          <w:vertAlign w:val="superscript"/>
        </w:rPr>
        <w:t>2</w:t>
      </w:r>
      <w:r w:rsidRPr="00A31E81">
        <w:rPr>
          <w:sz w:val="22"/>
          <w:szCs w:val="22"/>
        </w:rPr>
        <w:fldChar w:fldCharType="end"/>
      </w:r>
      <w:r w:rsidRPr="001E05B1">
        <w:rPr>
          <w:sz w:val="22"/>
          <w:szCs w:val="22"/>
        </w:rPr>
        <w:t xml:space="preserve"> and frequently exhibits histological heterogeneity, including divergent differentiation and histological subtypes (formerly termed “variants”), which are associated with variable clinical outcomes.</w:t>
      </w:r>
      <w:r w:rsidR="00103F20">
        <w:rPr>
          <w:sz w:val="22"/>
          <w:szCs w:val="22"/>
        </w:rPr>
        <w:t xml:space="preserve"> </w:t>
      </w:r>
      <w:r w:rsidRPr="001E05B1">
        <w:rPr>
          <w:sz w:val="22"/>
          <w:szCs w:val="22"/>
        </w:rPr>
        <w:t>Micropapillary</w:t>
      </w:r>
      <w:r>
        <w:rPr>
          <w:sz w:val="22"/>
          <w:szCs w:val="22"/>
        </w:rPr>
        <w:t xml:space="preserve"> (MP)</w:t>
      </w:r>
      <w:r w:rsidRPr="001E05B1">
        <w:rPr>
          <w:sz w:val="22"/>
          <w:szCs w:val="22"/>
        </w:rPr>
        <w:t>, plasmacytoid</w:t>
      </w:r>
      <w:r>
        <w:rPr>
          <w:sz w:val="22"/>
          <w:szCs w:val="22"/>
        </w:rPr>
        <w:t xml:space="preserve"> (PC)</w:t>
      </w:r>
      <w:r w:rsidRPr="001E05B1">
        <w:rPr>
          <w:sz w:val="22"/>
          <w:szCs w:val="22"/>
        </w:rPr>
        <w:t>, and sarcomatoid</w:t>
      </w:r>
      <w:r>
        <w:rPr>
          <w:sz w:val="22"/>
          <w:szCs w:val="22"/>
        </w:rPr>
        <w:t xml:space="preserve"> (SM)</w:t>
      </w:r>
      <w:r w:rsidR="00103F20">
        <w:rPr>
          <w:sz w:val="22"/>
          <w:szCs w:val="22"/>
        </w:rPr>
        <w:t xml:space="preserve"> </w:t>
      </w:r>
      <w:r w:rsidRPr="001E05B1">
        <w:rPr>
          <w:sz w:val="22"/>
          <w:szCs w:val="22"/>
        </w:rPr>
        <w:t>subtypes of UC are aggressive and associated with worse prognosis compared with conventional invasive urothelial carcinoma (CIUC) and papillary urothelial carcinoma (PUC).</w:t>
      </w:r>
      <w:r w:rsidRPr="00A31E81">
        <w:rPr>
          <w:sz w:val="22"/>
          <w:szCs w:val="22"/>
        </w:rPr>
        <w:fldChar w:fldCharType="begin">
          <w:fldData xml:space="preserve">PEVuZE5vdGU+PENpdGU+PEF1dGhvcj5OYXNwcm88L0F1dGhvcj48WWVhcj4yMDIxPC9ZZWFyPjxS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</w:fldData>
        </w:fldChar>
      </w:r>
      <w:r w:rsidR="00A87B7F">
        <w:rPr>
          <w:sz w:val="22"/>
          <w:szCs w:val="22"/>
        </w:rPr>
        <w:instrText xml:space="preserve"> ADDIN EN.CITE </w:instrText>
      </w:r>
      <w:r w:rsidR="00A87B7F">
        <w:rPr>
          <w:sz w:val="22"/>
          <w:szCs w:val="22"/>
        </w:rPr>
        <w:fldChar w:fldCharType="begin">
          <w:fldData xml:space="preserve">PEVuZE5vdGU+PENpdGU+PEF1dGhvcj5OYXNwcm88L0F1dGhvcj48WWVhcj4yMDIxPC9ZZWFyPjxS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</w:fldData>
        </w:fldChar>
      </w:r>
      <w:r w:rsidR="00A87B7F">
        <w:rPr>
          <w:sz w:val="22"/>
          <w:szCs w:val="22"/>
        </w:rPr>
        <w:instrText xml:space="preserve"> ADDIN EN.CITE.DATA </w:instrText>
      </w:r>
      <w:r w:rsidR="00A87B7F">
        <w:rPr>
          <w:sz w:val="22"/>
          <w:szCs w:val="22"/>
        </w:rPr>
      </w:r>
      <w:r w:rsidR="00A87B7F">
        <w:rPr>
          <w:sz w:val="22"/>
          <w:szCs w:val="22"/>
        </w:rPr>
        <w:fldChar w:fldCharType="end"/>
      </w:r>
      <w:r w:rsidRPr="00A31E81">
        <w:rPr>
          <w:sz w:val="22"/>
          <w:szCs w:val="22"/>
        </w:rPr>
      </w:r>
      <w:r w:rsidRPr="00A31E81">
        <w:rPr>
          <w:sz w:val="22"/>
          <w:szCs w:val="22"/>
        </w:rPr>
        <w:fldChar w:fldCharType="separate"/>
      </w:r>
      <w:r w:rsidR="00A87B7F" w:rsidRPr="00A87B7F">
        <w:rPr>
          <w:noProof/>
          <w:sz w:val="22"/>
          <w:szCs w:val="22"/>
          <w:vertAlign w:val="superscript"/>
        </w:rPr>
        <w:t>3,4</w:t>
      </w:r>
      <w:r w:rsidRPr="00A31E81">
        <w:rPr>
          <w:sz w:val="22"/>
          <w:szCs w:val="22"/>
        </w:rPr>
        <w:fldChar w:fldCharType="end"/>
      </w:r>
    </w:p>
    <w:p w14:paraId="75790AA1" w14:textId="35AAE4B2" w:rsidR="00B24C3D" w:rsidRPr="00B24C3D" w:rsidRDefault="00B24C3D" w:rsidP="00B24C3D">
      <w:pPr>
        <w:spacing w:line="360" w:lineRule="auto"/>
        <w:ind w:firstLine="720"/>
        <w:rPr>
          <w:sz w:val="22"/>
          <w:szCs w:val="22"/>
        </w:rPr>
      </w:pPr>
      <w:r w:rsidRPr="00B24C3D">
        <w:rPr>
          <w:sz w:val="22"/>
          <w:szCs w:val="22"/>
        </w:rPr>
        <w:t>Mutation</w:t>
      </w:r>
      <w:r w:rsidR="00B11B41">
        <w:rPr>
          <w:sz w:val="22"/>
          <w:szCs w:val="22"/>
        </w:rPr>
        <w:t>al</w:t>
      </w:r>
      <w:r w:rsidRPr="00B24C3D">
        <w:rPr>
          <w:sz w:val="22"/>
          <w:szCs w:val="22"/>
        </w:rPr>
        <w:t xml:space="preserve"> analyses and pathway classifications of UC by The Cancer Genome Atlas (TCGA)</w:t>
      </w:r>
      <w:r w:rsidRPr="00A31E81">
        <w:rPr>
          <w:sz w:val="22"/>
          <w:szCs w:val="22"/>
        </w:rPr>
        <w:fldChar w:fldCharType="begin"/>
      </w:r>
      <w:r>
        <w:rPr>
          <w:sz w:val="22"/>
          <w:szCs w:val="22"/>
        </w:rPr>
        <w:instrText xml:space="preserve"> ADDIN EN.CITE &lt;EndNote&gt;&lt;Cite&gt;&lt;Author&gt;Cancer Genome Atlas Research&lt;/Author&gt;&lt;Year&gt;2014&lt;/Year&gt;&lt;RecNum&gt;62&lt;/RecNum&gt;&lt;DisplayText&gt;&lt;style face="superscript"&gt;5&lt;/style&gt;&lt;/DisplayText&gt;&lt;record&gt;&lt;rec-number&gt;62&lt;/rec-number&gt;&lt;foreign-keys&gt;&lt;key app="EN" db-id="52s5da2t6e0tr3e9dxnveaxm5dvwe5wz2txe" timestamp="1772206122"&gt;62&lt;/key&gt;&lt;/foreign-keys&gt;&lt;ref-type name="Journal Article"&gt;17&lt;/ref-type&gt;&lt;contributors&gt;&lt;authors&gt;&lt;author&gt;Cancer Genome Atlas Research, Network&lt;/author&gt;&lt;/authors&gt;&lt;/contributors&gt;&lt;titles&gt;&lt;title&gt;Comprehensive molecular characterization of urothelial bladder carcinoma&lt;/title&gt;&lt;secondary-title&gt;Nature&lt;/secondary-title&gt;&lt;/titles&gt;&lt;periodical&gt;&lt;full-title&gt;Nature&lt;/full-title&gt;&lt;/periodical&gt;&lt;pages&gt;315-22&lt;/pages&gt;&lt;volume&gt;507&lt;/volume&gt;&lt;number&gt;7492&lt;/number&gt;&lt;edition&gt;2014/01/31&lt;/edition&gt;&lt;keywords&gt;&lt;keyword&gt;Cell Cycle/genetics&lt;/keyword&gt;&lt;keyword&gt;Chromatin/genetics/virology&lt;/keyword&gt;&lt;keyword&gt;Down-Regulation/genetics&lt;/keyword&gt;&lt;keyword&gt;Gene Expression Regulation, Neoplastic/genetics&lt;/keyword&gt;&lt;keyword&gt;Humans&lt;/keyword&gt;&lt;keyword&gt;MicroRNAs/genetics/metabolism&lt;/keyword&gt;&lt;keyword&gt;Molecular Targeted Therapy&lt;/keyword&gt;&lt;keyword&gt;Oxidative Stress/genetics&lt;/keyword&gt;&lt;keyword&gt;Phosphatidylinositol 3-Kinases/metabolism&lt;/keyword&gt;&lt;keyword&gt;Protein Kinases/genetics/metabolism&lt;/keyword&gt;&lt;keyword&gt;Proto-Oncogene Proteins c-akt/metabolism&lt;/keyword&gt;&lt;keyword&gt;RNA, Messenger/genetics/metabolism&lt;/keyword&gt;&lt;keyword&gt;Signal Transduction/genetics&lt;/keyword&gt;&lt;keyword&gt;TOR Serine-Threonine Kinases/metabolism&lt;/keyword&gt;&lt;keyword&gt;Urinary Bladder Neoplasms/drug therapy/*genetics/pathology/virology&lt;/keyword&gt;&lt;keyword&gt;Virus Integration/genetics&lt;/keyword&gt;&lt;/keywords&gt;&lt;dates&gt;&lt;year&gt;2014&lt;/year&gt;&lt;pub-dates&gt;&lt;date&gt;Mar 20&lt;/date&gt;&lt;/pub-dates&gt;&lt;/dates&gt;&lt;isbn&gt;1476-4687 (Electronic)&amp;#xD;0028-0836 (Print)&amp;#xD;0028-0836 (Linking)&lt;/isbn&gt;&lt;accession-num&gt;24476821&lt;/accession-num&gt;&lt;urls&gt;&lt;related-urls&gt;&lt;url&gt;https://www.ncbi.nlm.nih.gov/pubmed/24476821&lt;/url&gt;&lt;/related-urls&gt;&lt;/urls&gt;&lt;custom2&gt;PMC3962515&lt;/custom2&gt;&lt;electronic-resource-num&gt;10.1038/nature12965&lt;/electronic-resource-num&gt;&lt;/record&gt;&lt;/Cite&gt;&lt;/EndNote&gt;</w:instrText>
      </w:r>
      <w:r w:rsidRPr="00A31E81">
        <w:rPr>
          <w:sz w:val="22"/>
          <w:szCs w:val="22"/>
        </w:rPr>
        <w:fldChar w:fldCharType="separate"/>
      </w:r>
      <w:r w:rsidRPr="00BB3C90">
        <w:rPr>
          <w:noProof/>
          <w:sz w:val="22"/>
          <w:szCs w:val="22"/>
          <w:vertAlign w:val="superscript"/>
        </w:rPr>
        <w:t>5</w:t>
      </w:r>
      <w:r w:rsidRPr="00A31E81">
        <w:rPr>
          <w:sz w:val="22"/>
          <w:szCs w:val="22"/>
        </w:rPr>
        <w:fldChar w:fldCharType="end"/>
      </w:r>
      <w:r w:rsidRPr="00B24C3D">
        <w:rPr>
          <w:sz w:val="22"/>
          <w:szCs w:val="22"/>
        </w:rPr>
        <w:t xml:space="preserve">, </w:t>
      </w:r>
      <w:r w:rsidR="007B1356">
        <w:rPr>
          <w:sz w:val="22"/>
          <w:szCs w:val="22"/>
        </w:rPr>
        <w:t>along</w:t>
      </w:r>
      <w:r w:rsidRPr="00B24C3D">
        <w:rPr>
          <w:sz w:val="22"/>
          <w:szCs w:val="22"/>
        </w:rPr>
        <w:t xml:space="preserve"> with expression-based </w:t>
      </w:r>
      <w:r w:rsidR="00B41448">
        <w:rPr>
          <w:sz w:val="22"/>
          <w:szCs w:val="22"/>
        </w:rPr>
        <w:t xml:space="preserve">consensus </w:t>
      </w:r>
      <w:r w:rsidRPr="00B24C3D">
        <w:rPr>
          <w:sz w:val="22"/>
          <w:szCs w:val="22"/>
        </w:rPr>
        <w:t>molecular classes proposed by the Bladder Cancer Molecular Taxonomy Group,</w:t>
      </w:r>
      <w:r w:rsidRPr="00A31E81">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 </w:instrText>
      </w:r>
      <w:r w:rsidR="00F4470B">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EN.CITE.DATA </w:instrText>
      </w:r>
      <w:r w:rsidR="00F4470B">
        <w:rPr>
          <w:sz w:val="22"/>
          <w:szCs w:val="22"/>
        </w:rPr>
      </w:r>
      <w:r w:rsidR="00F4470B">
        <w:rPr>
          <w:sz w:val="22"/>
          <w:szCs w:val="22"/>
        </w:rPr>
        <w:fldChar w:fldCharType="end"/>
      </w:r>
      <w:r w:rsidRPr="00A31E81">
        <w:rPr>
          <w:sz w:val="22"/>
          <w:szCs w:val="22"/>
        </w:rPr>
      </w:r>
      <w:r w:rsidRPr="00A31E81">
        <w:rPr>
          <w:sz w:val="22"/>
          <w:szCs w:val="22"/>
        </w:rPr>
        <w:fldChar w:fldCharType="separate"/>
      </w:r>
      <w:r w:rsidRPr="00BB3C90">
        <w:rPr>
          <w:noProof/>
          <w:sz w:val="22"/>
          <w:szCs w:val="22"/>
          <w:vertAlign w:val="superscript"/>
        </w:rPr>
        <w:t>6</w:t>
      </w:r>
      <w:r w:rsidRPr="00A31E81">
        <w:rPr>
          <w:sz w:val="22"/>
          <w:szCs w:val="22"/>
        </w:rPr>
        <w:fldChar w:fldCharType="end"/>
      </w:r>
      <w:r w:rsidRPr="00B24C3D">
        <w:rPr>
          <w:sz w:val="22"/>
          <w:szCs w:val="22"/>
        </w:rPr>
        <w:t xml:space="preserve"> have substantially advanced our understanding of UC tumorigenesis and underlying molecular mechanisms. Consensus molecular classes for UC were established through a network-based analysis integrating </w:t>
      </w:r>
      <w:r>
        <w:rPr>
          <w:sz w:val="22"/>
          <w:szCs w:val="22"/>
        </w:rPr>
        <w:t>6</w:t>
      </w:r>
      <w:r w:rsidRPr="00B24C3D">
        <w:rPr>
          <w:sz w:val="22"/>
          <w:szCs w:val="22"/>
        </w:rPr>
        <w:t xml:space="preserve"> independent classification systems.</w:t>
      </w:r>
      <w:r w:rsidRPr="00A31E81">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 </w:instrText>
      </w:r>
      <w:r w:rsidR="00F4470B">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EN.CITE.DATA </w:instrText>
      </w:r>
      <w:r w:rsidR="00F4470B">
        <w:rPr>
          <w:sz w:val="22"/>
          <w:szCs w:val="22"/>
        </w:rPr>
      </w:r>
      <w:r w:rsidR="00F4470B">
        <w:rPr>
          <w:sz w:val="22"/>
          <w:szCs w:val="22"/>
        </w:rPr>
        <w:fldChar w:fldCharType="end"/>
      </w:r>
      <w:r w:rsidRPr="00A31E81">
        <w:rPr>
          <w:sz w:val="22"/>
          <w:szCs w:val="22"/>
        </w:rPr>
      </w:r>
      <w:r w:rsidRPr="00A31E81">
        <w:rPr>
          <w:sz w:val="22"/>
          <w:szCs w:val="22"/>
        </w:rPr>
        <w:fldChar w:fldCharType="separate"/>
      </w:r>
      <w:r w:rsidRPr="00BB3C90">
        <w:rPr>
          <w:noProof/>
          <w:sz w:val="22"/>
          <w:szCs w:val="22"/>
          <w:vertAlign w:val="superscript"/>
        </w:rPr>
        <w:t>6</w:t>
      </w:r>
      <w:r w:rsidRPr="00A31E81">
        <w:rPr>
          <w:sz w:val="22"/>
          <w:szCs w:val="22"/>
        </w:rPr>
        <w:fldChar w:fldCharType="end"/>
      </w:r>
      <w:r w:rsidRPr="00B24C3D">
        <w:rPr>
          <w:sz w:val="22"/>
          <w:szCs w:val="22"/>
        </w:rPr>
        <w:t xml:space="preserve"> These classes correlate with differences in overall survival and may also predict differential responses to therapy.</w:t>
      </w:r>
      <w:r w:rsidRPr="00A31E81">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 </w:instrText>
      </w:r>
      <w:r w:rsidR="00F4470B">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EN.CITE.DATA </w:instrText>
      </w:r>
      <w:r w:rsidR="00F4470B">
        <w:rPr>
          <w:sz w:val="22"/>
          <w:szCs w:val="22"/>
        </w:rPr>
      </w:r>
      <w:r w:rsidR="00F4470B">
        <w:rPr>
          <w:sz w:val="22"/>
          <w:szCs w:val="22"/>
        </w:rPr>
        <w:fldChar w:fldCharType="end"/>
      </w:r>
      <w:r w:rsidRPr="00A31E81">
        <w:rPr>
          <w:sz w:val="22"/>
          <w:szCs w:val="22"/>
        </w:rPr>
      </w:r>
      <w:r w:rsidRPr="00A31E81">
        <w:rPr>
          <w:sz w:val="22"/>
          <w:szCs w:val="22"/>
        </w:rPr>
        <w:fldChar w:fldCharType="separate"/>
      </w:r>
      <w:r w:rsidRPr="00BB3C90">
        <w:rPr>
          <w:noProof/>
          <w:sz w:val="22"/>
          <w:szCs w:val="22"/>
          <w:vertAlign w:val="superscript"/>
        </w:rPr>
        <w:t>6</w:t>
      </w:r>
      <w:r w:rsidRPr="00A31E81">
        <w:rPr>
          <w:sz w:val="22"/>
          <w:szCs w:val="22"/>
        </w:rPr>
        <w:fldChar w:fldCharType="end"/>
      </w:r>
      <w:r w:rsidRPr="00B24C3D">
        <w:rPr>
          <w:sz w:val="22"/>
          <w:szCs w:val="22"/>
        </w:rPr>
        <w:t xml:space="preserve"> The consensus molecular </w:t>
      </w:r>
      <w:r>
        <w:rPr>
          <w:sz w:val="22"/>
          <w:szCs w:val="22"/>
        </w:rPr>
        <w:t>classes</w:t>
      </w:r>
      <w:r w:rsidRPr="00B24C3D">
        <w:rPr>
          <w:sz w:val="22"/>
          <w:szCs w:val="22"/>
        </w:rPr>
        <w:t xml:space="preserve"> include basal/squamous (Ba/Sq), luminal papillary (LumP), luminal nonspecified (LumNS), luminal unstable (LumU), stroma-rich</w:t>
      </w:r>
      <w:r>
        <w:rPr>
          <w:sz w:val="22"/>
          <w:szCs w:val="22"/>
        </w:rPr>
        <w:t>,</w:t>
      </w:r>
      <w:r w:rsidRPr="00B24C3D">
        <w:rPr>
          <w:sz w:val="22"/>
          <w:szCs w:val="22"/>
        </w:rPr>
        <w:t xml:space="preserve"> and neuroendocrine-like (NE-like).</w:t>
      </w:r>
      <w:r>
        <w:rPr>
          <w:sz w:val="22"/>
          <w:szCs w:val="22"/>
        </w:rPr>
        <w:t xml:space="preserve"> </w:t>
      </w:r>
      <w:r w:rsidR="00E808B4" w:rsidRPr="00E808B4">
        <w:rPr>
          <w:sz w:val="22"/>
          <w:szCs w:val="22"/>
        </w:rPr>
        <w:t xml:space="preserve">However, in the studies from which these classification systems were derived, a single molecular class was assigned to each tumor, without accounting for intratumoral histological heterogeneity. Consequently, the molecular classes corresponding to </w:t>
      </w:r>
      <w:r w:rsidR="00897297">
        <w:rPr>
          <w:sz w:val="22"/>
          <w:szCs w:val="22"/>
        </w:rPr>
        <w:t>various</w:t>
      </w:r>
      <w:r w:rsidR="00897297" w:rsidRPr="00E808B4">
        <w:rPr>
          <w:sz w:val="22"/>
          <w:szCs w:val="22"/>
        </w:rPr>
        <w:t xml:space="preserve"> </w:t>
      </w:r>
      <w:r w:rsidR="00E808B4" w:rsidRPr="00E808B4">
        <w:rPr>
          <w:sz w:val="22"/>
          <w:szCs w:val="22"/>
        </w:rPr>
        <w:t xml:space="preserve">histological components within a single tumor remain </w:t>
      </w:r>
      <w:r w:rsidR="007B41AD" w:rsidRPr="007B41AD">
        <w:rPr>
          <w:sz w:val="22"/>
          <w:szCs w:val="22"/>
        </w:rPr>
        <w:t>incompletely characterized</w:t>
      </w:r>
      <w:r w:rsidR="00E808B4" w:rsidRPr="00E808B4">
        <w:rPr>
          <w:sz w:val="22"/>
          <w:szCs w:val="22"/>
        </w:rPr>
        <w:t>.</w:t>
      </w:r>
      <w:r w:rsidR="00E808B4">
        <w:rPr>
          <w:sz w:val="22"/>
          <w:szCs w:val="22"/>
        </w:rPr>
        <w:t xml:space="preserve"> </w:t>
      </w:r>
      <w:r w:rsidR="00E808B4" w:rsidRPr="00E808B4">
        <w:rPr>
          <w:sz w:val="22"/>
          <w:szCs w:val="22"/>
        </w:rPr>
        <w:t>In particular, the consensus molecular classification of the MP, PC, and SM subtypes has not been fully elucidated.</w:t>
      </w:r>
      <w:r w:rsidR="007B41AD">
        <w:rPr>
          <w:sz w:val="22"/>
          <w:szCs w:val="22"/>
        </w:rPr>
        <w:t xml:space="preserve"> </w:t>
      </w:r>
      <w:bookmarkStart w:id="0" w:name="_Hlk231756986"/>
      <w:r w:rsidR="007B41AD" w:rsidRPr="00787D95">
        <w:rPr>
          <w:sz w:val="22"/>
          <w:szCs w:val="22"/>
          <w:highlight w:val="yellow"/>
        </w:rPr>
        <w:t>Although nearest-centroid assignment in prior transcriptomic studies may partially reflect underlying transcriptomic heterogeneity, spatially resolved analysis may allow more precise evaluation of adjacent histologic</w:t>
      </w:r>
      <w:r w:rsidR="00B126B7">
        <w:rPr>
          <w:sz w:val="22"/>
          <w:szCs w:val="22"/>
          <w:highlight w:val="yellow"/>
        </w:rPr>
        <w:t>al</w:t>
      </w:r>
      <w:r w:rsidR="007B41AD" w:rsidRPr="00787D95">
        <w:rPr>
          <w:sz w:val="22"/>
          <w:szCs w:val="22"/>
          <w:highlight w:val="yellow"/>
        </w:rPr>
        <w:t xml:space="preserve"> components within the same tumor.</w:t>
      </w:r>
      <w:bookmarkEnd w:id="0"/>
    </w:p>
    <w:p w14:paraId="3C182AD3" w14:textId="0CD6B65E" w:rsidR="00A31E81" w:rsidRPr="007B197A" w:rsidRDefault="009402C6" w:rsidP="007B197A">
      <w:pPr>
        <w:spacing w:line="360" w:lineRule="auto"/>
        <w:ind w:firstLine="720"/>
        <w:jc w:val="both"/>
        <w:rPr>
          <w:sz w:val="22"/>
          <w:szCs w:val="22"/>
        </w:rPr>
      </w:pPr>
      <w:r w:rsidRPr="009402C6">
        <w:rPr>
          <w:rFonts w:eastAsia="Times New Roman"/>
          <w:sz w:val="22"/>
          <w:szCs w:val="22"/>
        </w:rPr>
        <w:t>Conventional transcriptomic approaches provide valuable transcriptional information</w:t>
      </w:r>
      <w:r w:rsidR="00F03BBE">
        <w:rPr>
          <w:rFonts w:eastAsia="Times New Roman"/>
          <w:sz w:val="22"/>
          <w:szCs w:val="22"/>
        </w:rPr>
        <w:t>,</w:t>
      </w:r>
      <w:r w:rsidRPr="009402C6">
        <w:rPr>
          <w:rFonts w:eastAsia="Times New Roman"/>
          <w:sz w:val="22"/>
          <w:szCs w:val="22"/>
        </w:rPr>
        <w:t xml:space="preserve"> but tissue homogenization result</w:t>
      </w:r>
      <w:r>
        <w:rPr>
          <w:rFonts w:eastAsia="Times New Roman"/>
          <w:sz w:val="22"/>
          <w:szCs w:val="22"/>
        </w:rPr>
        <w:t>s</w:t>
      </w:r>
      <w:r w:rsidRPr="009402C6">
        <w:rPr>
          <w:rFonts w:eastAsia="Times New Roman"/>
          <w:sz w:val="22"/>
          <w:szCs w:val="22"/>
        </w:rPr>
        <w:t xml:space="preserve"> in loss of spatial context. Recent technological advances in spatial transcriptomics (ST) enable quantification of gene expression across tissue sections while preserving spatial information.</w:t>
      </w:r>
      <w:r w:rsidR="00311242" w:rsidRPr="00623503">
        <w:rPr>
          <w:sz w:val="22"/>
          <w:szCs w:val="22"/>
        </w:rPr>
        <w:fldChar w:fldCharType="begin"/>
      </w:r>
      <w:r w:rsidR="007B197A">
        <w:rPr>
          <w:sz w:val="22"/>
          <w:szCs w:val="22"/>
        </w:rPr>
        <w:instrText xml:space="preserve"> ADDIN EN.CITE &lt;EndNote&gt;&lt;Cite&gt;&lt;Author&gt;Rao&lt;/Author&gt;&lt;Year&gt;2021&lt;/Year&gt;&lt;RecNum&gt;7&lt;/RecNum&gt;&lt;DisplayText&gt;&lt;style face="superscript"&gt;7&lt;/style&gt;&lt;/DisplayText&gt;&lt;record&gt;&lt;rec-number&gt;7&lt;/rec-number&gt;&lt;foreign-keys&gt;&lt;key app="EN" db-id="52s5da2t6e0tr3e9dxnveaxm5dvwe5wz2txe" timestamp="0"&gt;7&lt;/key&gt;&lt;/foreign-keys&gt;&lt;ref-type name="Journal Article"&gt;17&lt;/ref-type&gt;&lt;contributors&gt;&lt;authors&gt;&lt;author&gt;Rao, A.&lt;/author&gt;&lt;author&gt;Barkley, D.&lt;/author&gt;&lt;author&gt;Franca, G. S.&lt;/author&gt;&lt;author&gt;Yanai, I.&lt;/author&gt;&lt;/authors&gt;&lt;/contributors&gt;&lt;auth-address&gt;Institute for Computational Medicine, NYU Langone Health, New York, NY, USA.&amp;#xD;Institute for Computational Medicine, NYU Langone Health, New York, NY, USA. itai.yanai@nyulangone.org.&amp;#xD;Department of Biochemistry and Molecular Pharmacology, NYU Langone Health, New York, NY, USA. itai.yanai@nyulangone.org.&lt;/auth-address&gt;&lt;titles&gt;&lt;title&gt;Exploring tissue architecture using spatial transcriptomics&lt;/title&gt;&lt;secondary-title&gt;Nature&lt;/secondary-title&gt;&lt;/titles&gt;&lt;periodical&gt;&lt;full-title&gt;Nature&lt;/full-title&gt;&lt;/periodical&gt;&lt;pages&gt;211-220&lt;/pages&gt;&lt;volume&gt;596&lt;/volume&gt;&lt;number&gt;7871&lt;/number&gt;&lt;edition&gt;2021/08/13&lt;/edition&gt;&lt;keywords&gt;&lt;keyword&gt;Animals&lt;/keyword&gt;&lt;keyword&gt;Data Analysis&lt;/keyword&gt;&lt;keyword&gt;Disease/genetics&lt;/keyword&gt;&lt;keyword&gt;Gene Expression Profiling/*methods&lt;/keyword&gt;&lt;keyword&gt;Humans&lt;/keyword&gt;&lt;keyword&gt;Organ Specificity/*genetics&lt;/keyword&gt;&lt;keyword&gt;Transcription, Genetic/genetics&lt;/keyword&gt;&lt;keyword&gt;*Transcriptome&lt;/keyword&gt;&lt;/keywords&gt;&lt;dates&gt;&lt;year&gt;2021&lt;/year&gt;&lt;pub-dates&gt;&lt;date&gt;Aug&lt;/date&gt;&lt;/pub-dates&gt;&lt;/dates&gt;&lt;isbn&gt;1476-4687 (Electronic)&amp;#xD;0028-0836 (Print)&amp;#xD;0028-0836 (Linking)&lt;/isbn&gt;&lt;accession-num&gt;34381231&lt;/accession-num&gt;&lt;urls&gt;&lt;related-urls&gt;&lt;url&gt;https://www.ncbi.nlm.nih.gov/pubmed/34381231&lt;/url&gt;&lt;/related-urls&gt;&lt;/urls&gt;&lt;custom2&gt;PMC8475179&lt;/custom2&gt;&lt;electronic-resource-num&gt;10.1038/s41586-021-03634-9&lt;/electronic-resource-num&gt;&lt;/record&gt;&lt;/Cite&gt;&lt;/EndNote&gt;</w:instrText>
      </w:r>
      <w:r w:rsidR="00311242" w:rsidRPr="00623503">
        <w:rPr>
          <w:sz w:val="22"/>
          <w:szCs w:val="22"/>
        </w:rPr>
        <w:fldChar w:fldCharType="separate"/>
      </w:r>
      <w:r w:rsidR="007B197A" w:rsidRPr="007B197A">
        <w:rPr>
          <w:noProof/>
          <w:sz w:val="22"/>
          <w:szCs w:val="22"/>
          <w:vertAlign w:val="superscript"/>
        </w:rPr>
        <w:t>7</w:t>
      </w:r>
      <w:r w:rsidR="00311242" w:rsidRPr="00623503">
        <w:rPr>
          <w:sz w:val="22"/>
          <w:szCs w:val="22"/>
        </w:rPr>
        <w:fldChar w:fldCharType="end"/>
      </w:r>
      <w:r w:rsidR="00311242" w:rsidRPr="00623503">
        <w:rPr>
          <w:sz w:val="22"/>
          <w:szCs w:val="22"/>
        </w:rPr>
        <w:t xml:space="preserve"> </w:t>
      </w:r>
      <w:r w:rsidR="00412615" w:rsidRPr="00412615">
        <w:rPr>
          <w:sz w:val="22"/>
          <w:szCs w:val="22"/>
        </w:rPr>
        <w:t>The tumor microenvironment</w:t>
      </w:r>
      <w:r w:rsidR="00412615">
        <w:rPr>
          <w:sz w:val="22"/>
          <w:szCs w:val="22"/>
        </w:rPr>
        <w:t xml:space="preserve"> (TME)</w:t>
      </w:r>
      <w:r w:rsidR="00412615" w:rsidRPr="00412615">
        <w:rPr>
          <w:sz w:val="22"/>
          <w:szCs w:val="22"/>
        </w:rPr>
        <w:t xml:space="preserve"> of UC has recently been characterized using ST.</w:t>
      </w:r>
      <w:r w:rsidR="007B197A">
        <w:rPr>
          <w:sz w:val="22"/>
          <w:szCs w:val="22"/>
        </w:rPr>
        <w:fldChar w:fldCharType="begin">
          <w:fldData xml:space="preserve">PEVuZE5vdGU+PENpdGU+PEF1dGhvcj5FeWVyczwvQXV0aG9yPjxZZWFyPjIwMjQ8L1llYXI+PFJl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</w:fldData>
        </w:fldChar>
      </w:r>
      <w:r w:rsidR="00A87B7F">
        <w:rPr>
          <w:sz w:val="22"/>
          <w:szCs w:val="22"/>
        </w:rPr>
        <w:instrText xml:space="preserve"> ADDIN EN.CITE </w:instrText>
      </w:r>
      <w:r w:rsidR="00A87B7F">
        <w:rPr>
          <w:sz w:val="22"/>
          <w:szCs w:val="22"/>
        </w:rPr>
        <w:fldChar w:fldCharType="begin">
          <w:fldData xml:space="preserve">PEVuZE5vdGU+PENpdGU+PEF1dGhvcj5FeWVyczwvQXV0aG9yPjxZZWFyPjIwMjQ8L1llYXI+PFJl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</w:fldData>
        </w:fldChar>
      </w:r>
      <w:r w:rsidR="00A87B7F">
        <w:rPr>
          <w:sz w:val="22"/>
          <w:szCs w:val="22"/>
        </w:rPr>
        <w:instrText xml:space="preserve"> ADDIN EN.CITE.DATA </w:instrText>
      </w:r>
      <w:r w:rsidR="00A87B7F">
        <w:rPr>
          <w:sz w:val="22"/>
          <w:szCs w:val="22"/>
        </w:rPr>
      </w:r>
      <w:r w:rsidR="00A87B7F">
        <w:rPr>
          <w:sz w:val="22"/>
          <w:szCs w:val="22"/>
        </w:rPr>
        <w:fldChar w:fldCharType="end"/>
      </w:r>
      <w:r w:rsidR="007B197A">
        <w:rPr>
          <w:sz w:val="22"/>
          <w:szCs w:val="22"/>
        </w:rPr>
      </w:r>
      <w:r w:rsidR="007B197A">
        <w:rPr>
          <w:sz w:val="22"/>
          <w:szCs w:val="22"/>
        </w:rPr>
        <w:fldChar w:fldCharType="separate"/>
      </w:r>
      <w:r w:rsidR="00A87B7F" w:rsidRPr="00A87B7F">
        <w:rPr>
          <w:noProof/>
          <w:sz w:val="22"/>
          <w:szCs w:val="22"/>
          <w:vertAlign w:val="superscript"/>
        </w:rPr>
        <w:t>8,9</w:t>
      </w:r>
      <w:r w:rsidR="007B197A">
        <w:rPr>
          <w:sz w:val="22"/>
          <w:szCs w:val="22"/>
        </w:rPr>
        <w:fldChar w:fldCharType="end"/>
      </w:r>
      <w:r w:rsidR="00412615" w:rsidRPr="00412615">
        <w:rPr>
          <w:sz w:val="22"/>
          <w:szCs w:val="22"/>
        </w:rPr>
        <w:t xml:space="preserve"> ST </w:t>
      </w:r>
      <w:bookmarkStart w:id="1" w:name="_Hlk231747010"/>
      <w:r w:rsidR="00FB287A">
        <w:rPr>
          <w:sz w:val="22"/>
          <w:szCs w:val="22"/>
        </w:rPr>
        <w:t>analysis</w:t>
      </w:r>
      <w:r w:rsidR="00412615" w:rsidRPr="00412615">
        <w:rPr>
          <w:sz w:val="22"/>
          <w:szCs w:val="22"/>
        </w:rPr>
        <w:t xml:space="preserve"> </w:t>
      </w:r>
      <w:bookmarkEnd w:id="1"/>
      <w:r w:rsidR="00412615" w:rsidRPr="00412615">
        <w:rPr>
          <w:sz w:val="22"/>
          <w:szCs w:val="22"/>
        </w:rPr>
        <w:t xml:space="preserve">of aggressive UC with </w:t>
      </w:r>
      <w:r w:rsidR="00181693">
        <w:rPr>
          <w:sz w:val="22"/>
          <w:szCs w:val="22"/>
        </w:rPr>
        <w:t>mixed</w:t>
      </w:r>
      <w:r w:rsidR="00412615" w:rsidRPr="00412615">
        <w:rPr>
          <w:sz w:val="22"/>
          <w:szCs w:val="22"/>
        </w:rPr>
        <w:t xml:space="preserve"> histological components may enable high-resolution histology</w:t>
      </w:r>
      <w:r w:rsidR="00412615">
        <w:rPr>
          <w:sz w:val="22"/>
          <w:szCs w:val="22"/>
        </w:rPr>
        <w:t>-</w:t>
      </w:r>
      <w:r w:rsidR="00412615" w:rsidRPr="00412615">
        <w:rPr>
          <w:sz w:val="22"/>
          <w:szCs w:val="22"/>
        </w:rPr>
        <w:t>molecular correlations, improve understanding of the biological behavior and molecular characteristics of individual components, and facilitate the identification of potential biomarkers and therapeutic targets for novel treatment strategies.</w:t>
      </w:r>
    </w:p>
    <w:p w14:paraId="60A9EAD0" w14:textId="23982761" w:rsidR="0048387C" w:rsidRPr="0048387C" w:rsidRDefault="0048387C" w:rsidP="0048387C">
      <w:pPr>
        <w:autoSpaceDE w:val="0"/>
        <w:autoSpaceDN w:val="0"/>
        <w:adjustRightInd w:val="0"/>
        <w:spacing w:line="360" w:lineRule="auto"/>
        <w:ind w:firstLine="720"/>
        <w:jc w:val="both"/>
        <w:rPr>
          <w:sz w:val="22"/>
          <w:szCs w:val="22"/>
        </w:rPr>
      </w:pPr>
      <w:r w:rsidRPr="0048387C">
        <w:rPr>
          <w:sz w:val="22"/>
          <w:szCs w:val="22"/>
        </w:rPr>
        <w:t xml:space="preserve">This study aims to determine the consensus molecular classifications </w:t>
      </w:r>
      <w:r w:rsidR="00897297">
        <w:rPr>
          <w:sz w:val="22"/>
          <w:szCs w:val="22"/>
        </w:rPr>
        <w:t xml:space="preserve">and </w:t>
      </w:r>
      <w:r w:rsidR="00897297" w:rsidRPr="0048387C">
        <w:rPr>
          <w:sz w:val="22"/>
          <w:szCs w:val="22"/>
        </w:rPr>
        <w:t xml:space="preserve">transcriptomic profiles </w:t>
      </w:r>
      <w:r w:rsidRPr="0048387C">
        <w:rPr>
          <w:sz w:val="22"/>
          <w:szCs w:val="22"/>
        </w:rPr>
        <w:t xml:space="preserve">of MP, PC, and SM subtypes </w:t>
      </w:r>
      <w:r w:rsidR="00181693">
        <w:rPr>
          <w:sz w:val="22"/>
          <w:szCs w:val="22"/>
        </w:rPr>
        <w:t xml:space="preserve">of UC, </w:t>
      </w:r>
      <w:r w:rsidRPr="0048387C">
        <w:rPr>
          <w:sz w:val="22"/>
          <w:szCs w:val="22"/>
        </w:rPr>
        <w:t>and to compare</w:t>
      </w:r>
      <w:r w:rsidR="00897297">
        <w:rPr>
          <w:sz w:val="22"/>
          <w:szCs w:val="22"/>
        </w:rPr>
        <w:t xml:space="preserve"> them </w:t>
      </w:r>
      <w:r w:rsidRPr="0048387C">
        <w:rPr>
          <w:sz w:val="22"/>
          <w:szCs w:val="22"/>
        </w:rPr>
        <w:t xml:space="preserve">with </w:t>
      </w:r>
      <w:r w:rsidR="00897297">
        <w:rPr>
          <w:sz w:val="22"/>
          <w:szCs w:val="22"/>
        </w:rPr>
        <w:t xml:space="preserve">the co-existing </w:t>
      </w:r>
      <w:r w:rsidRPr="0048387C">
        <w:rPr>
          <w:sz w:val="22"/>
          <w:szCs w:val="22"/>
        </w:rPr>
        <w:t>CIUC and PUC, using ST.</w:t>
      </w:r>
    </w:p>
    <w:p w14:paraId="03C0E747" w14:textId="77777777" w:rsidR="00532A69" w:rsidRPr="003B71B0" w:rsidRDefault="00532A69" w:rsidP="00C952FE">
      <w:pPr>
        <w:autoSpaceDE w:val="0"/>
        <w:autoSpaceDN w:val="0"/>
        <w:adjustRightInd w:val="0"/>
        <w:spacing w:line="360" w:lineRule="auto"/>
        <w:jc w:val="both"/>
        <w:rPr>
          <w:sz w:val="22"/>
          <w:szCs w:val="22"/>
          <w:lang w:eastAsia="zh-CN"/>
        </w:rPr>
      </w:pPr>
    </w:p>
    <w:p w14:paraId="0B29C18E" w14:textId="0B44F5F6" w:rsidR="00B07D8E" w:rsidRPr="003B71B0" w:rsidRDefault="0085287C" w:rsidP="00C952FE">
      <w:pPr>
        <w:autoSpaceDE w:val="0"/>
        <w:autoSpaceDN w:val="0"/>
        <w:adjustRightInd w:val="0"/>
        <w:spacing w:line="360" w:lineRule="auto"/>
        <w:jc w:val="both"/>
        <w:rPr>
          <w:b/>
          <w:bCs/>
          <w:sz w:val="22"/>
          <w:szCs w:val="22"/>
          <w:lang w:eastAsia="zh-CN"/>
        </w:rPr>
      </w:pPr>
      <w:r w:rsidRPr="003B71B0">
        <w:rPr>
          <w:b/>
          <w:bCs/>
          <w:sz w:val="22"/>
          <w:szCs w:val="22"/>
          <w:lang w:eastAsia="zh-CN"/>
        </w:rPr>
        <w:t xml:space="preserve">Materials and </w:t>
      </w:r>
      <w:r w:rsidR="00E6798F" w:rsidRPr="003B71B0">
        <w:rPr>
          <w:b/>
          <w:bCs/>
          <w:sz w:val="22"/>
          <w:szCs w:val="22"/>
          <w:lang w:eastAsia="zh-CN"/>
        </w:rPr>
        <w:t>M</w:t>
      </w:r>
      <w:r w:rsidRPr="003B71B0">
        <w:rPr>
          <w:b/>
          <w:bCs/>
          <w:sz w:val="22"/>
          <w:szCs w:val="22"/>
          <w:lang w:eastAsia="zh-CN"/>
        </w:rPr>
        <w:t>ethods</w:t>
      </w:r>
    </w:p>
    <w:p w14:paraId="75FAAAD2" w14:textId="0B19BB50" w:rsidR="00C43A5F" w:rsidRPr="00C43A5F" w:rsidRDefault="00C43A5F" w:rsidP="00C43A5F">
      <w:pPr>
        <w:autoSpaceDE w:val="0"/>
        <w:autoSpaceDN w:val="0"/>
        <w:adjustRightInd w:val="0"/>
        <w:spacing w:line="360" w:lineRule="auto"/>
        <w:jc w:val="both"/>
        <w:rPr>
          <w:i/>
          <w:iCs/>
          <w:sz w:val="22"/>
          <w:szCs w:val="22"/>
        </w:rPr>
      </w:pPr>
      <w:r w:rsidRPr="00C43A5F">
        <w:rPr>
          <w:i/>
          <w:iCs/>
          <w:sz w:val="22"/>
          <w:szCs w:val="22"/>
        </w:rPr>
        <w:t xml:space="preserve">Histological </w:t>
      </w:r>
      <w:r w:rsidR="008C21FD" w:rsidRPr="00C43A5F">
        <w:rPr>
          <w:i/>
          <w:iCs/>
          <w:sz w:val="22"/>
          <w:szCs w:val="22"/>
        </w:rPr>
        <w:t xml:space="preserve">Review </w:t>
      </w:r>
      <w:r w:rsidR="008C21FD">
        <w:rPr>
          <w:i/>
          <w:iCs/>
          <w:sz w:val="22"/>
          <w:szCs w:val="22"/>
        </w:rPr>
        <w:t>a</w:t>
      </w:r>
      <w:r w:rsidR="008C21FD" w:rsidRPr="00C43A5F">
        <w:rPr>
          <w:i/>
          <w:iCs/>
          <w:sz w:val="22"/>
          <w:szCs w:val="22"/>
        </w:rPr>
        <w:t>nd Specimen Acquisition</w:t>
      </w:r>
    </w:p>
    <w:p w14:paraId="032E5887" w14:textId="7A11B0D1" w:rsidR="00032425" w:rsidRDefault="008D275D" w:rsidP="00497D89">
      <w:pPr>
        <w:autoSpaceDE w:val="0"/>
        <w:autoSpaceDN w:val="0"/>
        <w:adjustRightInd w:val="0"/>
        <w:spacing w:line="360" w:lineRule="auto"/>
        <w:ind w:firstLine="720"/>
        <w:jc w:val="both"/>
        <w:rPr>
          <w:sz w:val="22"/>
          <w:szCs w:val="22"/>
        </w:rPr>
      </w:pPr>
      <w:r w:rsidRPr="008D275D">
        <w:rPr>
          <w:sz w:val="22"/>
          <w:szCs w:val="22"/>
        </w:rPr>
        <w:t xml:space="preserve">Seventeen patients with </w:t>
      </w:r>
      <w:r w:rsidR="0085293A">
        <w:rPr>
          <w:sz w:val="22"/>
          <w:szCs w:val="22"/>
        </w:rPr>
        <w:t xml:space="preserve">bladder </w:t>
      </w:r>
      <w:r w:rsidRPr="008D275D">
        <w:rPr>
          <w:sz w:val="22"/>
          <w:szCs w:val="22"/>
        </w:rPr>
        <w:t>UC</w:t>
      </w:r>
      <w:r w:rsidR="0085293A">
        <w:rPr>
          <w:sz w:val="22"/>
          <w:szCs w:val="22"/>
        </w:rPr>
        <w:t xml:space="preserve"> </w:t>
      </w:r>
      <w:r w:rsidRPr="008D275D">
        <w:rPr>
          <w:sz w:val="22"/>
          <w:szCs w:val="22"/>
        </w:rPr>
        <w:t xml:space="preserve">containing MP </w:t>
      </w:r>
      <w:r w:rsidR="004E0E81">
        <w:rPr>
          <w:sz w:val="22"/>
          <w:szCs w:val="22"/>
        </w:rPr>
        <w:t>(</w:t>
      </w:r>
      <w:r w:rsidRPr="008D275D">
        <w:rPr>
          <w:sz w:val="22"/>
          <w:szCs w:val="22"/>
        </w:rPr>
        <w:t xml:space="preserve">n = 5), PC </w:t>
      </w:r>
      <w:r w:rsidR="004E0E81">
        <w:rPr>
          <w:sz w:val="22"/>
          <w:szCs w:val="22"/>
        </w:rPr>
        <w:t>(</w:t>
      </w:r>
      <w:r w:rsidRPr="008D275D">
        <w:rPr>
          <w:sz w:val="22"/>
          <w:szCs w:val="22"/>
        </w:rPr>
        <w:t xml:space="preserve">n = 6), or SM </w:t>
      </w:r>
      <w:r w:rsidR="004E0E81">
        <w:rPr>
          <w:sz w:val="22"/>
          <w:szCs w:val="22"/>
        </w:rPr>
        <w:t>(</w:t>
      </w:r>
      <w:r w:rsidRPr="008D275D">
        <w:rPr>
          <w:sz w:val="22"/>
          <w:szCs w:val="22"/>
        </w:rPr>
        <w:t xml:space="preserve">n = 6) </w:t>
      </w:r>
      <w:r w:rsidR="00DE7511">
        <w:rPr>
          <w:sz w:val="22"/>
          <w:szCs w:val="22"/>
        </w:rPr>
        <w:t>subtypes</w:t>
      </w:r>
      <w:r w:rsidRPr="008D275D">
        <w:rPr>
          <w:sz w:val="22"/>
          <w:szCs w:val="22"/>
        </w:rPr>
        <w:t xml:space="preserve"> in cystectomy</w:t>
      </w:r>
      <w:r w:rsidR="00BB514A">
        <w:rPr>
          <w:sz w:val="22"/>
          <w:szCs w:val="22"/>
        </w:rPr>
        <w:t xml:space="preserve"> (n = 12)</w:t>
      </w:r>
      <w:r w:rsidRPr="008D275D">
        <w:rPr>
          <w:sz w:val="22"/>
          <w:szCs w:val="22"/>
        </w:rPr>
        <w:t xml:space="preserve"> or </w:t>
      </w:r>
      <w:r w:rsidR="0085293A" w:rsidRPr="0085293A">
        <w:rPr>
          <w:sz w:val="22"/>
          <w:szCs w:val="22"/>
        </w:rPr>
        <w:t>transurethral resection of bladder tumor (TURBT</w:t>
      </w:r>
      <w:r w:rsidR="00BB514A">
        <w:rPr>
          <w:sz w:val="22"/>
          <w:szCs w:val="22"/>
        </w:rPr>
        <w:t>; n</w:t>
      </w:r>
      <w:r w:rsidR="00B00CA5">
        <w:rPr>
          <w:sz w:val="22"/>
          <w:szCs w:val="22"/>
        </w:rPr>
        <w:t xml:space="preserve"> </w:t>
      </w:r>
      <w:r w:rsidR="00BB514A">
        <w:rPr>
          <w:sz w:val="22"/>
          <w:szCs w:val="22"/>
        </w:rPr>
        <w:t>=</w:t>
      </w:r>
      <w:r w:rsidR="00B00CA5">
        <w:rPr>
          <w:sz w:val="22"/>
          <w:szCs w:val="22"/>
        </w:rPr>
        <w:t xml:space="preserve"> </w:t>
      </w:r>
      <w:r w:rsidR="00BB514A">
        <w:rPr>
          <w:sz w:val="22"/>
          <w:szCs w:val="22"/>
        </w:rPr>
        <w:t>5</w:t>
      </w:r>
      <w:r w:rsidRPr="008D275D">
        <w:rPr>
          <w:sz w:val="22"/>
          <w:szCs w:val="22"/>
        </w:rPr>
        <w:t xml:space="preserve">) specimens were included in this study, and informed consent was obtained. </w:t>
      </w:r>
      <w:r w:rsidR="00CF545A" w:rsidRPr="008D275D">
        <w:rPr>
          <w:sz w:val="22"/>
          <w:szCs w:val="22"/>
        </w:rPr>
        <w:t>Histological</w:t>
      </w:r>
      <w:r w:rsidRPr="008D275D">
        <w:rPr>
          <w:sz w:val="22"/>
          <w:szCs w:val="22"/>
        </w:rPr>
        <w:t xml:space="preserve"> slides were reviewed by two genitourinary pathologists (TZ and CLW). Formalin-fixed, paraffin-embedded (FFPE) tissue was used to construct a tissue microarray (TMA) consisting of 18 cores, each measuring 3 mm in diameter, and hematoxylin and eosin (H&amp;E) staining was performed on TMA sections. Clinicopathological data</w:t>
      </w:r>
      <w:r w:rsidR="004E0E81">
        <w:rPr>
          <w:sz w:val="22"/>
          <w:szCs w:val="22"/>
        </w:rPr>
        <w:t xml:space="preserve">, </w:t>
      </w:r>
      <w:r w:rsidRPr="008D275D">
        <w:rPr>
          <w:sz w:val="22"/>
          <w:szCs w:val="22"/>
        </w:rPr>
        <w:t>including patient age, sex, tumor size, tumor stage, treatment history, and follow-up information</w:t>
      </w:r>
      <w:r w:rsidR="004E0E81">
        <w:rPr>
          <w:sz w:val="22"/>
          <w:szCs w:val="22"/>
        </w:rPr>
        <w:t xml:space="preserve">, </w:t>
      </w:r>
      <w:r w:rsidRPr="008D275D">
        <w:rPr>
          <w:sz w:val="22"/>
          <w:szCs w:val="22"/>
        </w:rPr>
        <w:t>were collected and reviewed.</w:t>
      </w:r>
    </w:p>
    <w:p w14:paraId="31A2FCE0" w14:textId="77777777" w:rsidR="008D275D" w:rsidRPr="00497D89" w:rsidRDefault="008D275D" w:rsidP="00497D89">
      <w:pPr>
        <w:autoSpaceDE w:val="0"/>
        <w:autoSpaceDN w:val="0"/>
        <w:adjustRightInd w:val="0"/>
        <w:spacing w:line="360" w:lineRule="auto"/>
        <w:ind w:firstLine="720"/>
        <w:jc w:val="both"/>
        <w:rPr>
          <w:sz w:val="22"/>
          <w:szCs w:val="22"/>
        </w:rPr>
      </w:pPr>
    </w:p>
    <w:p w14:paraId="6CFB3BDC" w14:textId="77777777" w:rsidR="00032425" w:rsidRPr="002F6490" w:rsidRDefault="00032425" w:rsidP="00032425">
      <w:pPr>
        <w:autoSpaceDE w:val="0"/>
        <w:autoSpaceDN w:val="0"/>
        <w:adjustRightInd w:val="0"/>
        <w:spacing w:line="360" w:lineRule="auto"/>
        <w:jc w:val="both"/>
        <w:rPr>
          <w:i/>
          <w:iCs/>
          <w:color w:val="000000" w:themeColor="text1"/>
          <w:sz w:val="22"/>
          <w:szCs w:val="22"/>
        </w:rPr>
      </w:pPr>
      <w:r w:rsidRPr="002F6490">
        <w:rPr>
          <w:i/>
          <w:iCs/>
          <w:color w:val="000000" w:themeColor="text1"/>
          <w:sz w:val="22"/>
          <w:szCs w:val="22"/>
        </w:rPr>
        <w:t>GeoMx</w:t>
      </w:r>
      <w:r w:rsidRPr="002F6490">
        <w:rPr>
          <w:rFonts w:eastAsia="Times New Roman"/>
          <w:i/>
          <w:iCs/>
          <w:color w:val="000000" w:themeColor="text1"/>
          <w:sz w:val="22"/>
          <w:szCs w:val="22"/>
          <w:vertAlign w:val="superscript"/>
          <w14:ligatures w14:val="none"/>
        </w:rPr>
        <w:t>®</w:t>
      </w:r>
      <w:r w:rsidRPr="002F6490">
        <w:rPr>
          <w:i/>
          <w:iCs/>
          <w:color w:val="000000" w:themeColor="text1"/>
          <w:sz w:val="22"/>
          <w:szCs w:val="22"/>
        </w:rPr>
        <w:t xml:space="preserve"> </w:t>
      </w:r>
      <w:r w:rsidRPr="002F6490">
        <w:rPr>
          <w:rFonts w:eastAsia="Times New Roman"/>
          <w:i/>
          <w:iCs/>
          <w:color w:val="000000" w:themeColor="text1"/>
          <w:sz w:val="22"/>
          <w:szCs w:val="22"/>
          <w14:ligatures w14:val="none"/>
        </w:rPr>
        <w:t>Digital Spatial Profiler (DSP)</w:t>
      </w:r>
    </w:p>
    <w:p w14:paraId="254B3AE0" w14:textId="45A3881B" w:rsidR="001D7F99" w:rsidRPr="001D7F99" w:rsidRDefault="001D7F99" w:rsidP="00DC2143">
      <w:pPr>
        <w:autoSpaceDE w:val="0"/>
        <w:autoSpaceDN w:val="0"/>
        <w:adjustRightInd w:val="0"/>
        <w:spacing w:line="360" w:lineRule="auto"/>
        <w:ind w:firstLine="720"/>
        <w:jc w:val="both"/>
        <w:rPr>
          <w:sz w:val="22"/>
          <w:szCs w:val="22"/>
        </w:rPr>
      </w:pPr>
      <w:r w:rsidRPr="001D7F99">
        <w:rPr>
          <w:sz w:val="22"/>
          <w:szCs w:val="22"/>
        </w:rPr>
        <w:t>Spatially resolved transcriptomic data were generated using the GeoMx DSP platform (Bruker Spatial Biology, Seattle, WA, USA). TMA sections were hybridized with the GeoMx DSP Human Whole Transcriptome Atlas, which comprises a mixture of unique oligonucleotide-labeled probes targeting 18,676 mRNAs. Slides were co-stained with fluorescent markers to delineate cellular compartments, including pan-cytokeratin (</w:t>
      </w:r>
      <w:r w:rsidR="00CA18CF">
        <w:rPr>
          <w:sz w:val="22"/>
          <w:szCs w:val="22"/>
        </w:rPr>
        <w:t>green</w:t>
      </w:r>
      <w:r w:rsidRPr="001D7F99">
        <w:rPr>
          <w:sz w:val="22"/>
          <w:szCs w:val="22"/>
        </w:rPr>
        <w:t>; Bruker), CD45 (</w:t>
      </w:r>
      <w:r w:rsidR="00CA18CF">
        <w:rPr>
          <w:sz w:val="22"/>
          <w:szCs w:val="22"/>
        </w:rPr>
        <w:t xml:space="preserve">magenta; </w:t>
      </w:r>
      <w:r w:rsidRPr="001D7F99">
        <w:rPr>
          <w:sz w:val="22"/>
          <w:szCs w:val="22"/>
        </w:rPr>
        <w:t>Bruker), and alpha-smooth muscle actin (α-SMA</w:t>
      </w:r>
      <w:r w:rsidR="00CA18CF">
        <w:rPr>
          <w:sz w:val="22"/>
          <w:szCs w:val="22"/>
        </w:rPr>
        <w:t>, cyan</w:t>
      </w:r>
      <w:r w:rsidRPr="001D7F99">
        <w:rPr>
          <w:sz w:val="22"/>
          <w:szCs w:val="22"/>
        </w:rPr>
        <w:t>; clone 1A4, Novus Biologicals, Centennial, CO, USA) conjugated with Alexa Fluor 647 (Abcam, Waltham, MA, USA), enabling visualization of epithelial, immune, and fibroblast components across distinct emission spectra.</w:t>
      </w:r>
      <w:r w:rsidR="000B3840">
        <w:rPr>
          <w:sz w:val="22"/>
          <w:szCs w:val="22"/>
        </w:rPr>
        <w:t xml:space="preserve"> </w:t>
      </w:r>
      <w:r w:rsidR="00E22827" w:rsidRPr="00417A8F">
        <w:rPr>
          <w:sz w:val="22"/>
          <w:szCs w:val="22"/>
          <w:highlight w:val="yellow"/>
        </w:rPr>
        <w:t xml:space="preserve">All UCs in our cohort had been clinically diagnosed as the corresponding histologic subtypes in the original pathology reports by experienced genitourinary (GU) pathologists. </w:t>
      </w:r>
      <w:r w:rsidR="00F21A41" w:rsidRPr="00417A8F">
        <w:rPr>
          <w:sz w:val="22"/>
          <w:szCs w:val="22"/>
          <w:highlight w:val="yellow"/>
        </w:rPr>
        <w:t>S</w:t>
      </w:r>
      <w:r w:rsidR="00E22827" w:rsidRPr="00417A8F">
        <w:rPr>
          <w:sz w:val="22"/>
          <w:szCs w:val="22"/>
          <w:highlight w:val="yellow"/>
        </w:rPr>
        <w:t xml:space="preserve">everal cases were reviewed at </w:t>
      </w:r>
      <w:r w:rsidR="00C8161C">
        <w:rPr>
          <w:sz w:val="22"/>
          <w:szCs w:val="22"/>
          <w:highlight w:val="yellow"/>
        </w:rPr>
        <w:t xml:space="preserve">the </w:t>
      </w:r>
      <w:r w:rsidR="00E22827" w:rsidRPr="00417A8F">
        <w:rPr>
          <w:sz w:val="22"/>
          <w:szCs w:val="22"/>
          <w:highlight w:val="yellow"/>
        </w:rPr>
        <w:t xml:space="preserve">GU consensus </w:t>
      </w:r>
      <w:r w:rsidR="00F21A41" w:rsidRPr="00417A8F">
        <w:rPr>
          <w:sz w:val="22"/>
          <w:szCs w:val="22"/>
          <w:highlight w:val="yellow"/>
        </w:rPr>
        <w:t>meeting</w:t>
      </w:r>
      <w:r w:rsidR="00E22827" w:rsidRPr="00417A8F">
        <w:rPr>
          <w:sz w:val="22"/>
          <w:szCs w:val="22"/>
          <w:highlight w:val="yellow"/>
        </w:rPr>
        <w:t xml:space="preserve"> attended by 5-6 GU pathologists, who concurred with the diagnoses. All AOIs and histologic annotations for the current study were subsequently carefully reviewed and confirmed by two GU pathologists</w:t>
      </w:r>
      <w:r w:rsidR="00F21A41" w:rsidRPr="00417A8F">
        <w:rPr>
          <w:sz w:val="22"/>
          <w:szCs w:val="22"/>
          <w:highlight w:val="yellow"/>
        </w:rPr>
        <w:t xml:space="preserve"> (TZ and CLW)</w:t>
      </w:r>
      <w:r w:rsidR="00E22827" w:rsidRPr="00417A8F">
        <w:rPr>
          <w:sz w:val="22"/>
          <w:szCs w:val="22"/>
          <w:highlight w:val="yellow"/>
        </w:rPr>
        <w:t>, strictly following the diagnostic criteria outlined in the WHO classification guidelines</w:t>
      </w:r>
      <w:r w:rsidR="00E22827" w:rsidRPr="00DC2143">
        <w:rPr>
          <w:sz w:val="22"/>
          <w:szCs w:val="22"/>
          <w:highlight w:val="yellow"/>
        </w:rPr>
        <w:t xml:space="preserve">. </w:t>
      </w:r>
      <w:bookmarkStart w:id="2" w:name="_Hlk231749320"/>
      <w:r w:rsidRPr="00DC2143">
        <w:rPr>
          <w:sz w:val="22"/>
          <w:szCs w:val="22"/>
          <w:highlight w:val="yellow"/>
        </w:rPr>
        <w:t>A total of 38 regions of interest (ROIs)</w:t>
      </w:r>
      <w:r w:rsidR="000B3840" w:rsidRPr="00DC2143">
        <w:rPr>
          <w:sz w:val="22"/>
          <w:szCs w:val="22"/>
          <w:highlight w:val="yellow"/>
        </w:rPr>
        <w:t xml:space="preserve"> </w:t>
      </w:r>
      <w:r w:rsidR="00DC2143" w:rsidRPr="00DC2143">
        <w:rPr>
          <w:sz w:val="22"/>
          <w:szCs w:val="22"/>
          <w:highlight w:val="yellow"/>
        </w:rPr>
        <w:t>of different sizes (up to 660 × 785 µm) and shapes (rectangles, squares, and freehand polygons) were manually annotated, as previously described,</w:t>
      </w:r>
      <w:r w:rsidR="00DC2143" w:rsidRPr="00DC2143">
        <w:rPr>
          <w:sz w:val="22"/>
          <w:szCs w:val="22"/>
          <w:highlight w:val="yellow"/>
        </w:rPr>
        <w:fldChar w:fldCharType="begin"/>
      </w:r>
      <w:r w:rsidR="00DC2143" w:rsidRPr="00DC2143">
        <w:rPr>
          <w:sz w:val="22"/>
          <w:szCs w:val="22"/>
          <w:highlight w:val="yellow"/>
        </w:rPr>
        <w:instrText xml:space="preserve"> ADDIN EN.CITE &lt;EndNote&gt;&lt;Cite&gt;&lt;Author&gt;Hernandez&lt;/Author&gt;&lt;Year&gt;2022&lt;/Year&gt;&lt;RecNum&gt;74&lt;/RecNum&gt;&lt;DisplayText&gt;&lt;style face="superscript"&gt;10&lt;/style&gt;&lt;/DisplayText&gt;&lt;record&gt;&lt;rec-number&gt;74&lt;/rec-number&gt;&lt;foreign-keys&gt;&lt;key app="EN" db-id="52s5da2t6e0tr3e9dxnveaxm5dvwe5wz2txe" timestamp="1780864911"&gt;74&lt;/key&gt;&lt;/foreign-keys&gt;&lt;ref-type name="Journal Article"&gt;17&lt;/ref-type&gt;&lt;contributors&gt;&lt;authors&gt;&lt;author&gt;Hernandez, S.&lt;/author&gt;&lt;author&gt;Lazcano, R.&lt;/author&gt;&lt;author&gt;Serrano, A.&lt;/author&gt;&lt;author&gt;Powell, S.&lt;/author&gt;&lt;author&gt;Kostousov, L.&lt;/author&gt;&lt;author&gt;Mehta, J.&lt;/author&gt;&lt;author&gt;Khan, K.&lt;/author&gt;&lt;author&gt;Lu, W.&lt;/author&gt;&lt;author&gt;Solis, L. M.&lt;/author&gt;&lt;/authors&gt;&lt;/contributors&gt;&lt;auth-address&gt;Department of Translational Molecular Pathology, The University of Texas MD Anderson Cancer Center, Houston, TX, United States.&lt;/auth-address&gt;&lt;titles&gt;&lt;title&gt;Challenges and Opportunities for Immunoprofiling Using a Spatial High-Plex Technology: The NanoString GeoMx((R)) Digital Spatial Profiler&lt;/title&gt;&lt;secondary-title&gt;Front Oncol&lt;/secondary-title&gt;&lt;/titles&gt;&lt;periodical&gt;&lt;full-title&gt;Front Oncol&lt;/full-title&gt;&lt;/periodical&gt;&lt;pages&gt;890410&lt;/pages&gt;&lt;volume&gt;12&lt;/volume&gt;&lt;edition&gt;2022/07/19&lt;/edition&gt;&lt;keywords&gt;&lt;keyword&gt;biomarkers&lt;/keyword&gt;&lt;keyword&gt;digital spatial profiling&lt;/keyword&gt;&lt;keyword&gt;immune-oncology&lt;/keyword&gt;&lt;keyword&gt;pathology&lt;/keyword&gt;&lt;keyword&gt;tumor microenvironment&lt;/keyword&gt;&lt;keyword&gt;commercial or financial relationships that could be construed as a potential&lt;/keyword&gt;&lt;keyword&gt;conflict of interest.&lt;/keyword&gt;&lt;/keywords&gt;&lt;dates&gt;&lt;year&gt;2022&lt;/year&gt;&lt;/dates&gt;&lt;isbn&gt;2234-943X (Print)&amp;#xD;2234-943X (Electronic)&amp;#xD;2234-943X (Linking)&lt;/isbn&gt;&lt;accession-num&gt;35847846&lt;/accession-num&gt;&lt;urls&gt;&lt;related-urls&gt;&lt;url&gt;https://www.ncbi.nlm.nih.gov/pubmed/35847846&lt;/url&gt;&lt;/related-urls&gt;&lt;/urls&gt;&lt;custom2&gt;PMC9277770&lt;/custom2&gt;&lt;electronic-resource-num&gt;10.3389/fonc.2022.890410&lt;/electronic-resource-num&gt;&lt;/record&gt;&lt;/Cite&gt;&lt;/EndNote&gt;</w:instrText>
      </w:r>
      <w:r w:rsidR="00DC2143" w:rsidRPr="00DC2143">
        <w:rPr>
          <w:sz w:val="22"/>
          <w:szCs w:val="22"/>
          <w:highlight w:val="yellow"/>
        </w:rPr>
        <w:fldChar w:fldCharType="separate"/>
      </w:r>
      <w:r w:rsidR="00DC2143" w:rsidRPr="00DC2143">
        <w:rPr>
          <w:noProof/>
          <w:sz w:val="22"/>
          <w:szCs w:val="22"/>
          <w:highlight w:val="yellow"/>
          <w:vertAlign w:val="superscript"/>
        </w:rPr>
        <w:t>10</w:t>
      </w:r>
      <w:r w:rsidR="00DC2143" w:rsidRPr="00DC2143">
        <w:rPr>
          <w:sz w:val="22"/>
          <w:szCs w:val="22"/>
          <w:highlight w:val="yellow"/>
        </w:rPr>
        <w:fldChar w:fldCharType="end"/>
      </w:r>
      <w:r w:rsidR="00DC2143" w:rsidRPr="00DC2143">
        <w:rPr>
          <w:sz w:val="22"/>
          <w:szCs w:val="22"/>
          <w:highlight w:val="yellow"/>
        </w:rPr>
        <w:t xml:space="preserve"> to capture representative histologic regions while maintaining adequate nuclei density and signal quality for analysis. ROI selection was guided by corresponding H&amp;E and fluorescence-stained </w:t>
      </w:r>
      <w:r w:rsidR="00DC2143" w:rsidRPr="00296E27">
        <w:rPr>
          <w:sz w:val="22"/>
          <w:szCs w:val="22"/>
          <w:highlight w:val="yellow"/>
        </w:rPr>
        <w:t>sections, with avoidance of regions showing tissue folding, necrosis, low cellularity, or poor fluorescence signal</w:t>
      </w:r>
      <w:r w:rsidR="00DC2143" w:rsidRPr="00DF7862">
        <w:rPr>
          <w:sz w:val="22"/>
          <w:szCs w:val="22"/>
          <w:highlight w:val="yellow"/>
        </w:rPr>
        <w:t xml:space="preserve">. </w:t>
      </w:r>
      <w:r w:rsidR="00DF7862" w:rsidRPr="00DF7862">
        <w:rPr>
          <w:sz w:val="22"/>
          <w:szCs w:val="22"/>
          <w:highlight w:val="yellow"/>
        </w:rPr>
        <w:t>Repeated ROIs were selected for seven histologic components to evaluate intratumoral consistency.</w:t>
      </w:r>
      <w:r w:rsidR="00DF7862" w:rsidRPr="00DF7862">
        <w:rPr>
          <w:sz w:val="22"/>
          <w:szCs w:val="22"/>
        </w:rPr>
        <w:t xml:space="preserve"> </w:t>
      </w:r>
      <w:r w:rsidRPr="001D7F99">
        <w:rPr>
          <w:sz w:val="22"/>
          <w:szCs w:val="22"/>
        </w:rPr>
        <w:t xml:space="preserve"> </w:t>
      </w:r>
      <w:bookmarkEnd w:id="2"/>
      <w:r w:rsidRPr="001D7F99">
        <w:rPr>
          <w:sz w:val="22"/>
          <w:szCs w:val="22"/>
        </w:rPr>
        <w:t>The instrument subsequently segmented ROIs into areas of interest (AOIs), representative examples of which are shown in Fig. 1F and 1N</w:t>
      </w:r>
      <w:r w:rsidR="00694730">
        <w:rPr>
          <w:sz w:val="22"/>
          <w:szCs w:val="22"/>
        </w:rPr>
        <w:t xml:space="preserve">. </w:t>
      </w:r>
      <w:r w:rsidRPr="001D7F99">
        <w:rPr>
          <w:sz w:val="22"/>
          <w:szCs w:val="22"/>
        </w:rPr>
        <w:t>AOIs from each patient are listed in Table 1.</w:t>
      </w:r>
      <w:r w:rsidR="000B3840">
        <w:rPr>
          <w:sz w:val="22"/>
          <w:szCs w:val="22"/>
        </w:rPr>
        <w:t xml:space="preserve"> </w:t>
      </w:r>
      <w:r w:rsidRPr="001D7F99">
        <w:rPr>
          <w:sz w:val="22"/>
          <w:szCs w:val="22"/>
        </w:rPr>
        <w:t xml:space="preserve">Ultraviolet light was then used to release oligonucleotide barcodes from each AOI via photocleavable linkers, and the liberated barcodes were collected into a 96-well plate. Oligos were pooled according to the Bruker GeoMx-NGS </w:t>
      </w:r>
      <w:r w:rsidRPr="001D7F99">
        <w:rPr>
          <w:sz w:val="22"/>
          <w:szCs w:val="22"/>
        </w:rPr>
        <w:lastRenderedPageBreak/>
        <w:t>Readout Library Preparation User Manual (MAN-10117-03). Sequencing libraries were constructed using Illumina i5 × i7 dual indexing adapters, followed by amplification and ligation. Library concentrations were quantified by quantitative PCR (qPCR) using the KAPA Library Quantification Kit on a Roche LightCycler</w:t>
      </w:r>
      <w:r w:rsidRPr="001F0194">
        <w:rPr>
          <w:sz w:val="22"/>
          <w:szCs w:val="22"/>
          <w:vertAlign w:val="superscript"/>
        </w:rPr>
        <w:t>®</w:t>
      </w:r>
      <w:r w:rsidRPr="001D7F99">
        <w:rPr>
          <w:sz w:val="22"/>
          <w:szCs w:val="22"/>
        </w:rPr>
        <w:t xml:space="preserve"> 480 system. Sequencing was performed on an Illumina NextSeq 1000/2000 platform using a 2 × 100-cycle Mid Output v3 flow cell with a 1% PhiX spike-in. Raw FASTQ files were processed through Illumina’s DRAGEN-enabled GeoMx NGS pipeline to generate probe-specific count data, which were exported in DCC format.</w:t>
      </w:r>
    </w:p>
    <w:p w14:paraId="0BF434A1" w14:textId="77777777" w:rsidR="00436F5D" w:rsidRPr="00B15B2C" w:rsidRDefault="00436F5D" w:rsidP="00B15B2C">
      <w:pPr>
        <w:autoSpaceDE w:val="0"/>
        <w:autoSpaceDN w:val="0"/>
        <w:adjustRightInd w:val="0"/>
        <w:spacing w:line="360" w:lineRule="auto"/>
        <w:ind w:firstLine="720"/>
        <w:jc w:val="both"/>
        <w:rPr>
          <w:sz w:val="22"/>
          <w:szCs w:val="22"/>
        </w:rPr>
      </w:pPr>
    </w:p>
    <w:p w14:paraId="4525A51E" w14:textId="19AE52E8" w:rsidR="00B15B2C" w:rsidRPr="008C21FD" w:rsidRDefault="00B15B2C" w:rsidP="008C21FD">
      <w:pPr>
        <w:autoSpaceDE w:val="0"/>
        <w:autoSpaceDN w:val="0"/>
        <w:adjustRightInd w:val="0"/>
        <w:spacing w:line="360" w:lineRule="auto"/>
        <w:jc w:val="both"/>
        <w:rPr>
          <w:i/>
          <w:iCs/>
          <w:sz w:val="22"/>
          <w:szCs w:val="22"/>
        </w:rPr>
      </w:pPr>
      <w:r w:rsidRPr="008C21FD">
        <w:rPr>
          <w:i/>
          <w:iCs/>
          <w:sz w:val="22"/>
          <w:szCs w:val="22"/>
        </w:rPr>
        <w:t>GeoMx</w:t>
      </w:r>
      <w:r w:rsidR="009214D4">
        <w:rPr>
          <w:i/>
          <w:iCs/>
          <w:sz w:val="22"/>
          <w:szCs w:val="22"/>
        </w:rPr>
        <w:t xml:space="preserve"> DSP</w:t>
      </w:r>
      <w:r w:rsidR="00C03765">
        <w:rPr>
          <w:i/>
          <w:iCs/>
          <w:sz w:val="22"/>
          <w:szCs w:val="22"/>
        </w:rPr>
        <w:t xml:space="preserve"> </w:t>
      </w:r>
      <w:r w:rsidR="008C21FD" w:rsidRPr="008C21FD">
        <w:rPr>
          <w:i/>
          <w:iCs/>
          <w:sz w:val="22"/>
          <w:szCs w:val="22"/>
        </w:rPr>
        <w:t>Computational Methods</w:t>
      </w:r>
    </w:p>
    <w:p w14:paraId="18908565" w14:textId="1D529F61" w:rsidR="00994947" w:rsidRDefault="00820825" w:rsidP="00713916">
      <w:pPr>
        <w:autoSpaceDE w:val="0"/>
        <w:autoSpaceDN w:val="0"/>
        <w:adjustRightInd w:val="0"/>
        <w:spacing w:line="360" w:lineRule="auto"/>
        <w:ind w:firstLine="720"/>
        <w:jc w:val="both"/>
        <w:rPr>
          <w:ins w:id="3" w:author="Nawrocki, Cole Charles (ccn7wn)" w:date="2026-06-15T11:51:00Z" w16du:dateUtc="2026-06-15T15:51:00Z"/>
          <w:sz w:val="22"/>
          <w:szCs w:val="22"/>
        </w:rPr>
      </w:pPr>
      <w:commentRangeStart w:id="4"/>
      <w:r w:rsidRPr="00820825">
        <w:rPr>
          <w:sz w:val="22"/>
          <w:szCs w:val="22"/>
        </w:rPr>
        <w:t>DCC files were processed using the Geo</w:t>
      </w:r>
      <w:r w:rsidR="003D518E">
        <w:rPr>
          <w:sz w:val="22"/>
          <w:szCs w:val="22"/>
        </w:rPr>
        <w:t>m</w:t>
      </w:r>
      <w:r w:rsidRPr="00820825">
        <w:rPr>
          <w:sz w:val="22"/>
          <w:szCs w:val="22"/>
        </w:rPr>
        <w:t>xTools R package (Bruker) to generate a counts matrix, followed by quality control (QC).</w:t>
      </w:r>
      <w:ins w:id="5" w:author="Nawrocki, Cole Charles (ccn7wn)" w:date="2026-06-15T11:37:00Z" w16du:dateUtc="2026-06-15T15:37:00Z">
        <w:r w:rsidR="00BA6A38">
          <w:rPr>
            <w:sz w:val="22"/>
            <w:szCs w:val="22"/>
          </w:rPr>
          <w:t xml:space="preserve"> </w:t>
        </w:r>
      </w:ins>
      <w:ins w:id="6" w:author="Nawrocki, Cole Charles (ccn7wn)" w:date="2026-06-15T11:38:00Z" w16du:dateUtc="2026-06-15T15:38:00Z">
        <w:r w:rsidR="00BA6A38">
          <w:rPr>
            <w:sz w:val="22"/>
            <w:szCs w:val="22"/>
          </w:rPr>
          <w:t xml:space="preserve">First, any AOI with less signal than the negative template control well was omitted. Next, the following </w:t>
        </w:r>
      </w:ins>
      <w:ins w:id="7" w:author="Nawrocki, Cole Charles (ccn7wn)" w:date="2026-06-15T11:40:00Z" w16du:dateUtc="2026-06-15T15:40:00Z">
        <w:r w:rsidR="00C7559D">
          <w:rPr>
            <w:sz w:val="22"/>
            <w:szCs w:val="22"/>
          </w:rPr>
          <w:t xml:space="preserve">AOI </w:t>
        </w:r>
      </w:ins>
      <w:ins w:id="8" w:author="Nawrocki, Cole Charles (ccn7wn)" w:date="2026-06-15T11:39:00Z" w16du:dateUtc="2026-06-15T15:39:00Z">
        <w:r w:rsidR="00BA6A38">
          <w:rPr>
            <w:sz w:val="22"/>
            <w:szCs w:val="22"/>
          </w:rPr>
          <w:t>QC flags were set:</w:t>
        </w:r>
      </w:ins>
      <w:r w:rsidRPr="00820825">
        <w:rPr>
          <w:sz w:val="22"/>
          <w:szCs w:val="22"/>
        </w:rPr>
        <w:t xml:space="preserve"> </w:t>
      </w:r>
      <w:ins w:id="9" w:author="Nawrocki, Cole Charles (ccn7wn)" w:date="2026-06-15T11:37:00Z" w16du:dateUtc="2026-06-15T15:37:00Z">
        <w:r w:rsidR="00BA6A38" w:rsidRPr="00BA6A38">
          <w:rPr>
            <w:sz w:val="22"/>
            <w:szCs w:val="22"/>
          </w:rPr>
          <w:t>percentTrimmed = 80</w:t>
        </w:r>
      </w:ins>
      <w:ins w:id="10" w:author="Nawrocki, Cole Charles (ccn7wn)" w:date="2026-06-15T11:39:00Z" w16du:dateUtc="2026-06-15T15:39:00Z">
        <w:r w:rsidR="00BA6A38">
          <w:rPr>
            <w:sz w:val="22"/>
            <w:szCs w:val="22"/>
          </w:rPr>
          <w:t xml:space="preserve">, </w:t>
        </w:r>
      </w:ins>
      <w:ins w:id="11" w:author="Nawrocki, Cole Charles (ccn7wn)" w:date="2026-06-15T11:37:00Z" w16du:dateUtc="2026-06-15T15:37:00Z">
        <w:r w:rsidR="00BA6A38" w:rsidRPr="00BA6A38">
          <w:rPr>
            <w:sz w:val="22"/>
            <w:szCs w:val="22"/>
          </w:rPr>
          <w:t>percentStitched = 80,</w:t>
        </w:r>
      </w:ins>
      <w:ins w:id="12" w:author="Nawrocki, Cole Charles (ccn7wn)" w:date="2026-06-15T11:39:00Z" w16du:dateUtc="2026-06-15T15:39:00Z">
        <w:r w:rsidR="00BA6A38">
          <w:rPr>
            <w:sz w:val="22"/>
            <w:szCs w:val="22"/>
          </w:rPr>
          <w:t xml:space="preserve"> </w:t>
        </w:r>
      </w:ins>
      <w:ins w:id="13" w:author="Nawrocki, Cole Charles (ccn7wn)" w:date="2026-06-15T11:37:00Z" w16du:dateUtc="2026-06-15T15:37:00Z">
        <w:r w:rsidR="00BA6A38" w:rsidRPr="00BA6A38">
          <w:rPr>
            <w:sz w:val="22"/>
            <w:szCs w:val="22"/>
          </w:rPr>
          <w:t>percentAligned = 80</w:t>
        </w:r>
      </w:ins>
      <w:ins w:id="14" w:author="Nawrocki, Cole Charles (ccn7wn)" w:date="2026-06-15T11:39:00Z" w16du:dateUtc="2026-06-15T15:39:00Z">
        <w:r w:rsidR="00BA6A38">
          <w:rPr>
            <w:sz w:val="22"/>
            <w:szCs w:val="22"/>
          </w:rPr>
          <w:t>,</w:t>
        </w:r>
      </w:ins>
      <w:ins w:id="15" w:author="Nawrocki, Cole Charles (ccn7wn)" w:date="2026-06-15T11:37:00Z" w16du:dateUtc="2026-06-15T15:37:00Z">
        <w:r w:rsidR="00BA6A38" w:rsidRPr="00BA6A38">
          <w:rPr>
            <w:sz w:val="22"/>
            <w:szCs w:val="22"/>
          </w:rPr>
          <w:t xml:space="preserve"> percentSaturation = 65,</w:t>
        </w:r>
      </w:ins>
      <w:ins w:id="16" w:author="Nawrocki, Cole Charles (ccn7wn)" w:date="2026-06-15T11:39:00Z" w16du:dateUtc="2026-06-15T15:39:00Z">
        <w:r w:rsidR="00BA6A38">
          <w:rPr>
            <w:sz w:val="22"/>
            <w:szCs w:val="22"/>
          </w:rPr>
          <w:t xml:space="preserve"> </w:t>
        </w:r>
      </w:ins>
      <w:ins w:id="17" w:author="Nawrocki, Cole Charles (ccn7wn)" w:date="2026-06-15T11:37:00Z" w16du:dateUtc="2026-06-15T15:37:00Z">
        <w:r w:rsidR="00BA6A38" w:rsidRPr="00BA6A38">
          <w:rPr>
            <w:sz w:val="22"/>
            <w:szCs w:val="22"/>
          </w:rPr>
          <w:t>minNegativeCount = 1</w:t>
        </w:r>
      </w:ins>
      <w:ins w:id="18" w:author="Nawrocki, Cole Charles (ccn7wn)" w:date="2026-06-15T11:39:00Z" w16du:dateUtc="2026-06-15T15:39:00Z">
        <w:r w:rsidR="00BA6A38">
          <w:rPr>
            <w:sz w:val="22"/>
            <w:szCs w:val="22"/>
          </w:rPr>
          <w:t xml:space="preserve">, </w:t>
        </w:r>
      </w:ins>
      <w:ins w:id="19" w:author="Nawrocki, Cole Charles (ccn7wn)" w:date="2026-06-15T11:37:00Z" w16du:dateUtc="2026-06-15T15:37:00Z">
        <w:r w:rsidR="00BA6A38" w:rsidRPr="00BA6A38">
          <w:rPr>
            <w:sz w:val="22"/>
            <w:szCs w:val="22"/>
          </w:rPr>
          <w:t>maxNTCCount = Inf</w:t>
        </w:r>
      </w:ins>
      <w:ins w:id="20" w:author="Nawrocki, Cole Charles (ccn7wn)" w:date="2026-06-15T11:40:00Z" w16du:dateUtc="2026-06-15T15:40:00Z">
        <w:r w:rsidR="00BA6A38">
          <w:rPr>
            <w:sz w:val="22"/>
            <w:szCs w:val="22"/>
          </w:rPr>
          <w:t xml:space="preserve">, </w:t>
        </w:r>
      </w:ins>
      <w:ins w:id="21" w:author="Nawrocki, Cole Charles (ccn7wn)" w:date="2026-06-15T11:37:00Z" w16du:dateUtc="2026-06-15T15:37:00Z">
        <w:r w:rsidR="00BA6A38" w:rsidRPr="00BA6A38">
          <w:rPr>
            <w:sz w:val="22"/>
            <w:szCs w:val="22"/>
          </w:rPr>
          <w:t>minNuclei = 50, minArea = 500</w:t>
        </w:r>
      </w:ins>
      <w:ins w:id="22" w:author="Nawrocki, Cole Charles (ccn7wn)" w:date="2026-06-15T11:40:00Z" w16du:dateUtc="2026-06-15T15:40:00Z">
        <w:r w:rsidR="00BA6A38">
          <w:rPr>
            <w:sz w:val="22"/>
            <w:szCs w:val="22"/>
          </w:rPr>
          <w:t>. Outlier</w:t>
        </w:r>
      </w:ins>
      <w:del w:id="23" w:author="Nawrocki, Cole Charles (ccn7wn)" w:date="2026-06-15T11:37:00Z" w16du:dateUtc="2026-06-15T15:37:00Z">
        <w:r w:rsidRPr="00820825" w:rsidDel="00BA6A38">
          <w:rPr>
            <w:sz w:val="22"/>
            <w:szCs w:val="22"/>
          </w:rPr>
          <w:delText xml:space="preserve">AOIs with low read alignment quality, low total read counts, or insufficient segment area were excluded from further analyses. </w:delText>
        </w:r>
      </w:del>
      <w:del w:id="24" w:author="Nawrocki, Cole Charles (ccn7wn)" w:date="2026-06-15T11:40:00Z" w16du:dateUtc="2026-06-15T15:40:00Z">
        <w:r w:rsidRPr="00820825" w:rsidDel="00BA6A38">
          <w:rPr>
            <w:sz w:val="22"/>
            <w:szCs w:val="22"/>
          </w:rPr>
          <w:delText>Outlier</w:delText>
        </w:r>
      </w:del>
      <w:r w:rsidRPr="00820825">
        <w:rPr>
          <w:sz w:val="22"/>
          <w:szCs w:val="22"/>
        </w:rPr>
        <w:t xml:space="preserve"> probes were </w:t>
      </w:r>
      <w:ins w:id="25" w:author="Nawrocki, Cole Charles (ccn7wn)" w:date="2026-06-15T11:43:00Z" w16du:dateUtc="2026-06-15T15:43:00Z">
        <w:r w:rsidR="00BA691F">
          <w:rPr>
            <w:sz w:val="22"/>
            <w:szCs w:val="22"/>
          </w:rPr>
          <w:t xml:space="preserve">then </w:t>
        </w:r>
      </w:ins>
      <w:r w:rsidRPr="00820825">
        <w:rPr>
          <w:sz w:val="22"/>
          <w:szCs w:val="22"/>
        </w:rPr>
        <w:t>removed</w:t>
      </w:r>
      <w:ins w:id="26" w:author="Nawrocki, Cole Charles (ccn7wn)" w:date="2026-06-15T11:44:00Z" w16du:dateUtc="2026-06-15T15:44:00Z">
        <w:r w:rsidR="000D0E4F">
          <w:rPr>
            <w:sz w:val="22"/>
            <w:szCs w:val="22"/>
          </w:rPr>
          <w:t xml:space="preserve">, </w:t>
        </w:r>
      </w:ins>
      <w:ins w:id="27" w:author="Nawrocki, Cole Charles (ccn7wn)" w:date="2026-06-15T11:43:00Z" w16du:dateUtc="2026-06-15T15:43:00Z">
        <w:r w:rsidR="00BA691F">
          <w:rPr>
            <w:sz w:val="22"/>
            <w:szCs w:val="22"/>
          </w:rPr>
          <w:t>using the default Grubb</w:t>
        </w:r>
      </w:ins>
      <w:ins w:id="28" w:author="Nawrocki, Cole Charles (ccn7wn)" w:date="2026-06-15T11:44:00Z" w16du:dateUtc="2026-06-15T15:44:00Z">
        <w:r w:rsidR="00BA691F">
          <w:rPr>
            <w:sz w:val="22"/>
            <w:szCs w:val="22"/>
          </w:rPr>
          <w:t>s’ test framework in GeomxTools</w:t>
        </w:r>
      </w:ins>
      <w:r w:rsidRPr="00820825">
        <w:rPr>
          <w:sz w:val="22"/>
          <w:szCs w:val="22"/>
        </w:rPr>
        <w:t xml:space="preserve">, and probe-level data were aggregated by gene target to produce a gene-by-AOI expression matrix. </w:t>
      </w:r>
      <w:ins w:id="29" w:author="Nawrocki, Cole Charles (ccn7wn)" w:date="2026-06-15T11:44:00Z" w16du:dateUtc="2026-06-15T15:44:00Z">
        <w:r w:rsidR="00392FCE">
          <w:rPr>
            <w:sz w:val="22"/>
            <w:szCs w:val="22"/>
          </w:rPr>
          <w:t>Low-</w:t>
        </w:r>
        <w:r w:rsidR="007E1D45">
          <w:rPr>
            <w:sz w:val="22"/>
            <w:szCs w:val="22"/>
          </w:rPr>
          <w:t>signal</w:t>
        </w:r>
        <w:r w:rsidR="00392FCE">
          <w:rPr>
            <w:sz w:val="22"/>
            <w:szCs w:val="22"/>
          </w:rPr>
          <w:t xml:space="preserve"> g</w:t>
        </w:r>
      </w:ins>
      <w:del w:id="30" w:author="Nawrocki, Cole Charles (ccn7wn)" w:date="2026-06-15T11:44:00Z" w16du:dateUtc="2026-06-15T15:44:00Z">
        <w:r w:rsidRPr="00820825" w:rsidDel="00392FCE">
          <w:rPr>
            <w:sz w:val="22"/>
            <w:szCs w:val="22"/>
          </w:rPr>
          <w:delText>G</w:delText>
        </w:r>
      </w:del>
      <w:r w:rsidRPr="00820825">
        <w:rPr>
          <w:sz w:val="22"/>
          <w:szCs w:val="22"/>
        </w:rPr>
        <w:t xml:space="preserve">enes failing to meet the limit of quantification (LOQ) in ≥10% of AOIs were subsequently filtered. </w:t>
      </w:r>
      <w:ins w:id="31" w:author="Nawrocki, Cole Charles (ccn7wn)" w:date="2026-06-15T11:57:00Z" w16du:dateUtc="2026-06-15T15:57:00Z">
        <w:r w:rsidR="007A76E1">
          <w:rPr>
            <w:sz w:val="22"/>
            <w:szCs w:val="22"/>
          </w:rPr>
          <w:t xml:space="preserve">LOQ was defined as per </w:t>
        </w:r>
        <w:commentRangeStart w:id="32"/>
        <w:r w:rsidR="007A76E1">
          <w:rPr>
            <w:sz w:val="22"/>
            <w:szCs w:val="22"/>
          </w:rPr>
          <w:t>GeoMxWorkflows</w:t>
        </w:r>
      </w:ins>
      <w:commentRangeEnd w:id="32"/>
      <w:r w:rsidR="0000238B">
        <w:rPr>
          <w:rStyle w:val="CommentReference"/>
          <w:sz w:val="22"/>
          <w:szCs w:val="22"/>
        </w:rPr>
        <w:commentReference w:id="32"/>
      </w:r>
      <w:ins w:id="33" w:author="Nawrocki, Cole Charles (ccn7wn)" w:date="2026-06-15T11:57:00Z" w16du:dateUtc="2026-06-15T15:57:00Z">
        <w:r w:rsidR="00713916">
          <w:rPr>
            <w:sz w:val="22"/>
            <w:szCs w:val="22"/>
          </w:rPr>
          <w:t>. Specifically</w:t>
        </w:r>
      </w:ins>
      <w:ins w:id="34" w:author="Nawrocki, Cole Charles (ccn7wn)" w:date="2026-06-15T11:58:00Z" w16du:dateUtc="2026-06-15T15:58:00Z">
        <w:r w:rsidR="00713916">
          <w:rPr>
            <w:sz w:val="22"/>
            <w:szCs w:val="22"/>
          </w:rPr>
          <w:t xml:space="preserve">, </w:t>
        </w:r>
      </w:ins>
      <w:ins w:id="35" w:author="Nawrocki, Cole Charles (ccn7wn)" w:date="2026-06-15T11:57:00Z" w16du:dateUtc="2026-06-15T15:57:00Z">
        <w:r w:rsidR="00713916">
          <w:rPr>
            <w:sz w:val="22"/>
            <w:szCs w:val="22"/>
          </w:rPr>
          <w:t xml:space="preserve">we set </w:t>
        </w:r>
      </w:ins>
      <w:ins w:id="36" w:author="Nawrocki, Cole Charles (ccn7wn)" w:date="2026-06-15T11:58:00Z" w16du:dateUtc="2026-06-15T15:58:00Z">
        <w:r w:rsidR="00713916" w:rsidRPr="00713916">
          <w:rPr>
            <w:sz w:val="22"/>
            <w:szCs w:val="22"/>
          </w:rPr>
          <w:t xml:space="preserve">cutoff </w:t>
        </w:r>
        <w:r w:rsidR="00713916">
          <w:rPr>
            <w:sz w:val="22"/>
            <w:szCs w:val="22"/>
          </w:rPr>
          <w:t>=</w:t>
        </w:r>
        <w:r w:rsidR="00713916" w:rsidRPr="00713916">
          <w:rPr>
            <w:sz w:val="22"/>
            <w:szCs w:val="22"/>
          </w:rPr>
          <w:t xml:space="preserve"> 1</w:t>
        </w:r>
        <w:r w:rsidR="00713916">
          <w:rPr>
            <w:sz w:val="22"/>
            <w:szCs w:val="22"/>
          </w:rPr>
          <w:t xml:space="preserve"> and </w:t>
        </w:r>
        <w:r w:rsidR="00713916" w:rsidRPr="00713916">
          <w:rPr>
            <w:sz w:val="22"/>
            <w:szCs w:val="22"/>
          </w:rPr>
          <w:t xml:space="preserve">minLOQ </w:t>
        </w:r>
        <w:r w:rsidR="00713916">
          <w:rPr>
            <w:sz w:val="22"/>
            <w:szCs w:val="22"/>
          </w:rPr>
          <w:t>=</w:t>
        </w:r>
        <w:r w:rsidR="00713916" w:rsidRPr="00713916">
          <w:rPr>
            <w:sz w:val="22"/>
            <w:szCs w:val="22"/>
          </w:rPr>
          <w:t xml:space="preserve"> 1</w:t>
        </w:r>
        <w:r w:rsidR="00713916">
          <w:rPr>
            <w:sz w:val="22"/>
            <w:szCs w:val="22"/>
          </w:rPr>
          <w:t>.</w:t>
        </w:r>
      </w:ins>
      <w:commentRangeEnd w:id="4"/>
      <w:r w:rsidR="00A86C3E">
        <w:rPr>
          <w:rStyle w:val="CommentReference"/>
          <w:sz w:val="22"/>
          <w:szCs w:val="22"/>
        </w:rPr>
        <w:commentReference w:id="4"/>
      </w:r>
    </w:p>
    <w:p w14:paraId="7AD6DCFF" w14:textId="33DF4CC2" w:rsidR="008522BC" w:rsidRDefault="00820825" w:rsidP="00BA6A38">
      <w:pPr>
        <w:autoSpaceDE w:val="0"/>
        <w:autoSpaceDN w:val="0"/>
        <w:adjustRightInd w:val="0"/>
        <w:spacing w:line="360" w:lineRule="auto"/>
        <w:ind w:firstLine="720"/>
        <w:jc w:val="both"/>
        <w:rPr>
          <w:sz w:val="22"/>
          <w:szCs w:val="22"/>
        </w:rPr>
      </w:pPr>
      <w:r w:rsidRPr="00820825">
        <w:rPr>
          <w:sz w:val="22"/>
          <w:szCs w:val="22"/>
        </w:rPr>
        <w:t>After QC, expression data for 14,994 genes across 3</w:t>
      </w:r>
      <w:r w:rsidR="003D518E">
        <w:rPr>
          <w:sz w:val="22"/>
          <w:szCs w:val="22"/>
        </w:rPr>
        <w:t>4</w:t>
      </w:r>
      <w:r w:rsidRPr="00820825">
        <w:rPr>
          <w:sz w:val="22"/>
          <w:szCs w:val="22"/>
        </w:rPr>
        <w:t xml:space="preserve"> </w:t>
      </w:r>
      <w:ins w:id="37" w:author="Nawrocki, Cole Charles (ccn7wn)" w:date="2026-06-15T11:46:00Z" w16du:dateUtc="2026-06-15T15:46:00Z">
        <w:r w:rsidR="009D4381">
          <w:rPr>
            <w:sz w:val="22"/>
            <w:szCs w:val="22"/>
          </w:rPr>
          <w:t xml:space="preserve">UC </w:t>
        </w:r>
      </w:ins>
      <w:r w:rsidRPr="00820825">
        <w:rPr>
          <w:sz w:val="22"/>
          <w:szCs w:val="22"/>
        </w:rPr>
        <w:t xml:space="preserve">AOIs remained. The filtered data were then normalized using Q3 normalization, which aligns the 75th percentile of expression across all AOIs to </w:t>
      </w:r>
      <w:r w:rsidR="00D347F9">
        <w:rPr>
          <w:sz w:val="22"/>
          <w:szCs w:val="22"/>
        </w:rPr>
        <w:t>the same</w:t>
      </w:r>
      <w:r w:rsidRPr="00820825">
        <w:rPr>
          <w:sz w:val="22"/>
          <w:szCs w:val="22"/>
        </w:rPr>
        <w:t xml:space="preserve"> value. </w:t>
      </w:r>
      <w:r w:rsidR="00BA0124">
        <w:rPr>
          <w:sz w:val="22"/>
          <w:szCs w:val="22"/>
        </w:rPr>
        <w:t>In order t</w:t>
      </w:r>
      <w:r w:rsidR="00BA0124" w:rsidRPr="00BA0124">
        <w:rPr>
          <w:sz w:val="22"/>
          <w:szCs w:val="22"/>
        </w:rPr>
        <w:t>o achieve th</w:t>
      </w:r>
      <w:r w:rsidR="00BA0124">
        <w:rPr>
          <w:sz w:val="22"/>
          <w:szCs w:val="22"/>
        </w:rPr>
        <w:t>e</w:t>
      </w:r>
      <w:r w:rsidR="00BA0124" w:rsidRPr="00BA0124">
        <w:rPr>
          <w:sz w:val="22"/>
          <w:szCs w:val="22"/>
        </w:rPr>
        <w:t xml:space="preserve"> alignment, </w:t>
      </w:r>
      <w:r w:rsidR="00BA0124">
        <w:rPr>
          <w:sz w:val="22"/>
          <w:szCs w:val="22"/>
        </w:rPr>
        <w:t>a</w:t>
      </w:r>
      <w:r w:rsidRPr="00820825">
        <w:rPr>
          <w:sz w:val="22"/>
          <w:szCs w:val="22"/>
        </w:rPr>
        <w:t xml:space="preserve"> size factor for each AOI was calculated as the ratio of its 75th percentile count</w:t>
      </w:r>
      <w:r w:rsidR="003760C5">
        <w:rPr>
          <w:sz w:val="22"/>
          <w:szCs w:val="22"/>
        </w:rPr>
        <w:t xml:space="preserve"> value</w:t>
      </w:r>
      <w:r w:rsidRPr="00820825">
        <w:rPr>
          <w:sz w:val="22"/>
          <w:szCs w:val="22"/>
        </w:rPr>
        <w:t xml:space="preserve"> to the geometric mean of the 75th percentile </w:t>
      </w:r>
      <w:r w:rsidR="003760C5">
        <w:rPr>
          <w:sz w:val="22"/>
          <w:szCs w:val="22"/>
        </w:rPr>
        <w:t>value</w:t>
      </w:r>
      <w:r w:rsidRPr="00820825">
        <w:rPr>
          <w:sz w:val="22"/>
          <w:szCs w:val="22"/>
        </w:rPr>
        <w:t xml:space="preserve">s across all AOIs, and each AOI’s expression profile was divided by this factor to generate the </w:t>
      </w:r>
      <w:r w:rsidR="003760C5">
        <w:rPr>
          <w:sz w:val="22"/>
          <w:szCs w:val="22"/>
        </w:rPr>
        <w:t xml:space="preserve">Q3 </w:t>
      </w:r>
      <w:r w:rsidRPr="00820825">
        <w:rPr>
          <w:sz w:val="22"/>
          <w:szCs w:val="22"/>
        </w:rPr>
        <w:t>normalized matrix. The normalized data were subsequently log-transformed and batch-corrected using the limma package prior to downstream visualization.</w:t>
      </w:r>
      <w:r w:rsidR="00FB4EFE">
        <w:rPr>
          <w:sz w:val="22"/>
          <w:szCs w:val="22"/>
        </w:rPr>
        <w:fldChar w:fldCharType="begin">
          <w:fldData xml:space="preserve">PEVuZE5vdGU+PENpdGU+PEF1dGhvcj5SaXRjaGllPC9BdXRob3I+PFllYXI+MjAxNTwvWWVhcj48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==
</w:fldData>
        </w:fldChar>
      </w:r>
      <w:r w:rsidR="00DC2143">
        <w:rPr>
          <w:sz w:val="22"/>
          <w:szCs w:val="22"/>
        </w:rPr>
        <w:instrText xml:space="preserve"> ADDIN EN.CITE </w:instrText>
      </w:r>
      <w:r w:rsidR="00DC2143">
        <w:rPr>
          <w:sz w:val="22"/>
          <w:szCs w:val="22"/>
        </w:rPr>
        <w:fldChar w:fldCharType="begin">
          <w:fldData xml:space="preserve">PEVuZE5vdGU+PENpdGU+PEF1dGhvcj5SaXRjaGllPC9BdXRob3I+PFllYXI+MjAxNTwvWWVhcj48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==
</w:fldData>
        </w:fldChar>
      </w:r>
      <w:r w:rsidR="00DC2143">
        <w:rPr>
          <w:sz w:val="22"/>
          <w:szCs w:val="22"/>
        </w:rPr>
        <w:instrText xml:space="preserve"> ADDIN EN.CITE.DATA </w:instrText>
      </w:r>
      <w:r w:rsidR="00DC2143">
        <w:rPr>
          <w:sz w:val="22"/>
          <w:szCs w:val="22"/>
        </w:rPr>
      </w:r>
      <w:r w:rsidR="00DC2143">
        <w:rPr>
          <w:sz w:val="22"/>
          <w:szCs w:val="22"/>
        </w:rPr>
        <w:fldChar w:fldCharType="end"/>
      </w:r>
      <w:r w:rsidR="00FB4EFE">
        <w:rPr>
          <w:sz w:val="22"/>
          <w:szCs w:val="22"/>
        </w:rPr>
      </w:r>
      <w:r w:rsidR="00FB4EFE">
        <w:rPr>
          <w:sz w:val="22"/>
          <w:szCs w:val="22"/>
        </w:rPr>
        <w:fldChar w:fldCharType="separate"/>
      </w:r>
      <w:r w:rsidR="00DC2143" w:rsidRPr="00DC2143">
        <w:rPr>
          <w:noProof/>
          <w:sz w:val="22"/>
          <w:szCs w:val="22"/>
          <w:vertAlign w:val="superscript"/>
        </w:rPr>
        <w:t>11</w:t>
      </w:r>
      <w:r w:rsidR="00FB4EFE">
        <w:rPr>
          <w:sz w:val="22"/>
          <w:szCs w:val="22"/>
        </w:rPr>
        <w:fldChar w:fldCharType="end"/>
      </w:r>
    </w:p>
    <w:p w14:paraId="6660FE3E" w14:textId="55C89514" w:rsidR="007622D3" w:rsidRDefault="00865E3C" w:rsidP="007622D3">
      <w:pPr>
        <w:autoSpaceDE w:val="0"/>
        <w:autoSpaceDN w:val="0"/>
        <w:adjustRightInd w:val="0"/>
        <w:spacing w:line="360" w:lineRule="auto"/>
        <w:ind w:firstLine="720"/>
        <w:jc w:val="both"/>
        <w:rPr>
          <w:sz w:val="22"/>
          <w:szCs w:val="22"/>
        </w:rPr>
      </w:pPr>
      <w:commentRangeStart w:id="38"/>
      <w:r w:rsidRPr="00865E3C">
        <w:rPr>
          <w:sz w:val="22"/>
          <w:szCs w:val="22"/>
        </w:rPr>
        <w:t>Differential expression analysis was performed using the DESeq2 R package.</w:t>
      </w:r>
      <w:r>
        <w:rPr>
          <w:sz w:val="22"/>
          <w:szCs w:val="22"/>
        </w:rPr>
        <w:fldChar w:fldCharType="begin"/>
      </w:r>
      <w:r w:rsidR="00DC2143">
        <w:rPr>
          <w:sz w:val="22"/>
          <w:szCs w:val="22"/>
        </w:rPr>
        <w:instrText xml:space="preserve"> ADDIN EN.CITE &lt;EndNote&gt;&lt;Cite&gt;&lt;Author&gt;Love&lt;/Author&gt;&lt;Year&gt;2014&lt;/Year&gt;&lt;RecNum&gt;69&lt;/RecNum&gt;&lt;DisplayText&gt;&lt;style face="superscript"&gt;12&lt;/style&gt;&lt;/DisplayText&gt;&lt;record&gt;&lt;rec-number&gt;69&lt;/rec-number&gt;&lt;foreign-keys&gt;&lt;key app="EN" db-id="ad00vefr0zap0ve9fxlxfed2rwrrzfr0vzzd" timestamp="1771471493"&gt;69&lt;/key&gt;&lt;/foreign-keys&gt;&lt;ref-type name="Journal Article"&gt;17&lt;/ref-type&gt;&lt;contributors&gt;&lt;authors&gt;&lt;author&gt;Love, M. I.&lt;/author&gt;&lt;author&gt;Huber, W.&lt;/author&gt;&lt;author&gt;Anders, S.&lt;/author&gt;&lt;/authors&gt;&lt;/contributors&gt;&lt;titles&gt;&lt;title&gt;Moderated estimation of fold change and dispersion for RNA-seq data with DESeq2&lt;/title&gt;&lt;secondary-title&gt;Genome Biol&lt;/secondary-title&gt;&lt;/titles&gt;&lt;periodical&gt;&lt;full-title&gt;Genome Biol&lt;/full-title&gt;&lt;/periodical&gt;&lt;pages&gt;550&lt;/pages&gt;&lt;volume&gt;15&lt;/volume&gt;&lt;number&gt;12&lt;/number&gt;&lt;edition&gt;2014/12/18&lt;/edition&gt;&lt;keywords&gt;&lt;keyword&gt;Algorithms&lt;/keyword&gt;&lt;keyword&gt;Computational Biology/*methods&lt;/keyword&gt;&lt;keyword&gt;High-Throughput Nucleotide Sequencing&lt;/keyword&gt;&lt;keyword&gt;Models, Genetic&lt;/keyword&gt;&lt;keyword&gt;RNA/*analysis&lt;/keyword&gt;&lt;keyword&gt;Sequence Analysis, RNA&lt;/keyword&gt;&lt;keyword&gt;*Software&lt;/keyword&gt;&lt;/keywords&gt;&lt;dates&gt;&lt;year&gt;2014&lt;/year&gt;&lt;/dates&gt;&lt;isbn&gt;1474-760X (Electronic)&amp;#xD;1465-6906 (Print)&amp;#xD;1474-7596 (Linking)&lt;/isbn&gt;&lt;accession-num&gt;25516281&lt;/accession-num&gt;&lt;urls&gt;&lt;related-urls&gt;&lt;url&gt;https://www.ncbi.nlm.nih.gov/pubmed/25516281&lt;/url&gt;&lt;/related-urls&gt;&lt;/urls&gt;&lt;custom2&gt;PMC4302049&lt;/custom2&gt;&lt;electronic-resource-num&gt;10.1186/s13059-014-0550-8&lt;/electronic-resource-num&gt;&lt;/record&gt;&lt;/Cite&gt;&lt;/EndNote&gt;</w:instrText>
      </w:r>
      <w:r>
        <w:rPr>
          <w:sz w:val="22"/>
          <w:szCs w:val="22"/>
        </w:rPr>
        <w:fldChar w:fldCharType="separate"/>
      </w:r>
      <w:r w:rsidR="00DC2143" w:rsidRPr="00DC2143">
        <w:rPr>
          <w:noProof/>
          <w:sz w:val="22"/>
          <w:szCs w:val="22"/>
          <w:vertAlign w:val="superscript"/>
        </w:rPr>
        <w:t>12</w:t>
      </w:r>
      <w:r>
        <w:rPr>
          <w:sz w:val="22"/>
          <w:szCs w:val="22"/>
        </w:rPr>
        <w:fldChar w:fldCharType="end"/>
      </w:r>
      <w:r w:rsidRPr="00865E3C">
        <w:rPr>
          <w:sz w:val="22"/>
          <w:szCs w:val="22"/>
        </w:rPr>
        <w:t xml:space="preserve"> Notably, size factors derived from Q3 normalization were supplied to DESeq2 prior to model</w:t>
      </w:r>
      <w:r>
        <w:rPr>
          <w:sz w:val="22"/>
          <w:szCs w:val="22"/>
        </w:rPr>
        <w:t>ing</w:t>
      </w:r>
      <w:r w:rsidRPr="00865E3C">
        <w:rPr>
          <w:sz w:val="22"/>
          <w:szCs w:val="22"/>
        </w:rPr>
        <w:t>, and</w:t>
      </w:r>
      <w:del w:id="39" w:author="Nawrocki, Cole Charles (ccn7wn)" w:date="2026-06-15T12:00:00Z" w16du:dateUtc="2026-06-15T16:00:00Z">
        <w:r w:rsidRPr="00865E3C" w:rsidDel="00A34074">
          <w:rPr>
            <w:sz w:val="22"/>
            <w:szCs w:val="22"/>
          </w:rPr>
          <w:delText xml:space="preserve"> a</w:delText>
        </w:r>
      </w:del>
      <w:r w:rsidRPr="00865E3C">
        <w:rPr>
          <w:sz w:val="22"/>
          <w:szCs w:val="22"/>
        </w:rPr>
        <w:t xml:space="preserve"> patient </w:t>
      </w:r>
      <w:ins w:id="40" w:author="Nawrocki, Cole Charles (ccn7wn)" w:date="2026-06-15T12:00:00Z" w16du:dateUtc="2026-06-15T16:00:00Z">
        <w:r w:rsidR="00A34074">
          <w:rPr>
            <w:sz w:val="22"/>
            <w:szCs w:val="22"/>
          </w:rPr>
          <w:t>ID</w:t>
        </w:r>
      </w:ins>
      <w:del w:id="41" w:author="Nawrocki, Cole Charles (ccn7wn)" w:date="2026-06-15T12:00:00Z" w16du:dateUtc="2026-06-15T16:00:00Z">
        <w:r w:rsidRPr="00865E3C" w:rsidDel="00A34074">
          <w:rPr>
            <w:sz w:val="22"/>
            <w:szCs w:val="22"/>
          </w:rPr>
          <w:delText>identifier</w:delText>
        </w:r>
      </w:del>
      <w:r w:rsidRPr="00865E3C">
        <w:rPr>
          <w:sz w:val="22"/>
          <w:szCs w:val="22"/>
        </w:rPr>
        <w:t xml:space="preserve"> was included in the model formula</w:t>
      </w:r>
      <w:ins w:id="42" w:author="Nawrocki, Cole Charles (ccn7wn)" w:date="2026-06-15T12:00:00Z" w16du:dateUtc="2026-06-15T16:00:00Z">
        <w:r w:rsidR="00A34074">
          <w:rPr>
            <w:sz w:val="22"/>
            <w:szCs w:val="22"/>
          </w:rPr>
          <w:t xml:space="preserve"> as a fixed effect</w:t>
        </w:r>
      </w:ins>
      <w:r w:rsidRPr="00865E3C">
        <w:rPr>
          <w:sz w:val="22"/>
          <w:szCs w:val="22"/>
        </w:rPr>
        <w:t xml:space="preserve"> when applicable. </w:t>
      </w:r>
      <w:ins w:id="43" w:author="Nawrocki, Cole Charles (ccn7wn)" w:date="2026-06-15T14:26:00Z" w16du:dateUtc="2026-06-15T18:26:00Z">
        <w:r w:rsidR="00A86C3E">
          <w:rPr>
            <w:sz w:val="22"/>
            <w:szCs w:val="22"/>
          </w:rPr>
          <w:t xml:space="preserve">Specifically, </w:t>
        </w:r>
      </w:ins>
      <w:ins w:id="44" w:author="Nawrocki, Cole Charles (ccn7wn)" w:date="2026-06-15T14:29:00Z" w16du:dateUtc="2026-06-15T18:29:00Z">
        <w:r w:rsidR="00A86C3E">
          <w:rPr>
            <w:sz w:val="22"/>
            <w:szCs w:val="22"/>
          </w:rPr>
          <w:t xml:space="preserve">we included this effect </w:t>
        </w:r>
      </w:ins>
      <w:ins w:id="45" w:author="Nawrocki, Cole Charles (ccn7wn)" w:date="2026-06-15T14:30:00Z" w16du:dateUtc="2026-06-15T18:30:00Z">
        <w:r w:rsidR="00A86C3E">
          <w:rPr>
            <w:sz w:val="22"/>
            <w:szCs w:val="22"/>
          </w:rPr>
          <w:t>for</w:t>
        </w:r>
      </w:ins>
      <w:ins w:id="46" w:author="Nawrocki, Cole Charles (ccn7wn)" w:date="2026-06-15T14:29:00Z" w16du:dateUtc="2026-06-15T18:29:00Z">
        <w:r w:rsidR="00A86C3E">
          <w:rPr>
            <w:sz w:val="22"/>
            <w:szCs w:val="22"/>
          </w:rPr>
          <w:t xml:space="preserve"> all comparisons</w:t>
        </w:r>
      </w:ins>
      <w:ins w:id="47" w:author="Nawrocki, Cole Charles (ccn7wn)" w:date="2026-06-15T14:33:00Z" w16du:dateUtc="2026-06-15T18:33:00Z">
        <w:r w:rsidR="006A4911">
          <w:rPr>
            <w:sz w:val="22"/>
            <w:szCs w:val="22"/>
          </w:rPr>
          <w:t xml:space="preserve"> for which</w:t>
        </w:r>
      </w:ins>
      <w:ins w:id="48" w:author="Nawrocki, Cole Charles (ccn7wn)" w:date="2026-06-15T14:30:00Z" w16du:dateUtc="2026-06-15T18:30:00Z">
        <w:r w:rsidR="00A86C3E">
          <w:rPr>
            <w:sz w:val="22"/>
            <w:szCs w:val="22"/>
          </w:rPr>
          <w:t xml:space="preserve"> doing so did not create a linearly dependent design. In practi</w:t>
        </w:r>
      </w:ins>
      <w:ins w:id="49" w:author="Nawrocki, Cole Charles (ccn7wn)" w:date="2026-06-15T14:31:00Z" w16du:dateUtc="2026-06-15T18:31:00Z">
        <w:r w:rsidR="00A86C3E">
          <w:rPr>
            <w:sz w:val="22"/>
            <w:szCs w:val="22"/>
          </w:rPr>
          <w:t xml:space="preserve">ce, if adding the effect created a </w:t>
        </w:r>
      </w:ins>
      <w:ins w:id="50" w:author="Nawrocki, Cole Charles (ccn7wn)" w:date="2026-06-15T14:33:00Z" w16du:dateUtc="2026-06-15T18:33:00Z">
        <w:r w:rsidR="00447AA3">
          <w:rPr>
            <w:sz w:val="22"/>
            <w:szCs w:val="22"/>
          </w:rPr>
          <w:t xml:space="preserve">model </w:t>
        </w:r>
      </w:ins>
      <w:ins w:id="51" w:author="Nawrocki, Cole Charles (ccn7wn)" w:date="2026-06-15T14:31:00Z" w16du:dateUtc="2026-06-15T18:31:00Z">
        <w:r w:rsidR="00A86C3E">
          <w:rPr>
            <w:sz w:val="22"/>
            <w:szCs w:val="22"/>
          </w:rPr>
          <w:t>matrix that was not full rank, then it was removed</w:t>
        </w:r>
      </w:ins>
      <w:ins w:id="52" w:author="Nawrocki, Cole Charles (ccn7wn)" w:date="2026-06-15T14:33:00Z" w16du:dateUtc="2026-06-15T18:33:00Z">
        <w:r w:rsidR="008F6241">
          <w:rPr>
            <w:sz w:val="22"/>
            <w:szCs w:val="22"/>
          </w:rPr>
          <w:t xml:space="preserve"> and the comparison was conducted with pathological subtype as the only effect</w:t>
        </w:r>
      </w:ins>
      <w:ins w:id="53" w:author="Nawrocki, Cole Charles (ccn7wn)" w:date="2026-06-15T14:32:00Z" w16du:dateUtc="2026-06-15T18:32:00Z">
        <w:r w:rsidR="00A86C3E">
          <w:rPr>
            <w:sz w:val="22"/>
            <w:szCs w:val="22"/>
          </w:rPr>
          <w:t>.</w:t>
        </w:r>
      </w:ins>
      <w:ins w:id="54" w:author="Nawrocki, Cole Charles (ccn7wn)" w:date="2026-06-15T14:34:00Z" w16du:dateUtc="2026-06-15T18:34:00Z">
        <w:r w:rsidR="009F1564">
          <w:rPr>
            <w:sz w:val="22"/>
            <w:szCs w:val="22"/>
          </w:rPr>
          <w:t xml:space="preserve"> The comparisons</w:t>
        </w:r>
      </w:ins>
      <w:ins w:id="55" w:author="Nawrocki, Cole Charles (ccn7wn)" w:date="2026-06-15T14:35:00Z" w16du:dateUtc="2026-06-15T18:35:00Z">
        <w:r w:rsidR="009D43B6">
          <w:rPr>
            <w:sz w:val="22"/>
            <w:szCs w:val="22"/>
          </w:rPr>
          <w:t xml:space="preserve"> </w:t>
        </w:r>
      </w:ins>
      <w:ins w:id="56" w:author="Nawrocki, Cole Charles (ccn7wn)" w:date="2026-06-15T14:36:00Z" w16du:dateUtc="2026-06-15T18:36:00Z">
        <w:r w:rsidR="009D43B6">
          <w:rPr>
            <w:sz w:val="22"/>
            <w:szCs w:val="22"/>
          </w:rPr>
          <w:t>for which patient ID was excluded</w:t>
        </w:r>
      </w:ins>
      <w:ins w:id="57" w:author="Nawrocki, Cole Charles (ccn7wn)" w:date="2026-06-15T14:34:00Z" w16du:dateUtc="2026-06-15T18:34:00Z">
        <w:r w:rsidR="009F1564">
          <w:rPr>
            <w:sz w:val="22"/>
            <w:szCs w:val="22"/>
          </w:rPr>
          <w:t xml:space="preserve"> were PC vs. PUC, MP vs. PC, MP vs. SM, and PC vs. SM.</w:t>
        </w:r>
      </w:ins>
      <w:ins w:id="58" w:author="Nawrocki, Cole Charles (ccn7wn)" w:date="2026-06-15T14:30:00Z" w16du:dateUtc="2026-06-15T18:30:00Z">
        <w:r w:rsidR="00A86C3E">
          <w:rPr>
            <w:sz w:val="22"/>
            <w:szCs w:val="22"/>
          </w:rPr>
          <w:t xml:space="preserve"> </w:t>
        </w:r>
      </w:ins>
      <w:commentRangeEnd w:id="38"/>
      <w:r w:rsidR="00F16947" w:rsidRPr="00865E3C">
        <w:rPr>
          <w:rStyle w:val="CommentReference"/>
          <w:sz w:val="22"/>
          <w:szCs w:val="22"/>
        </w:rPr>
        <w:commentReference w:id="38"/>
      </w:r>
      <w:r w:rsidRPr="00865E3C">
        <w:rPr>
          <w:sz w:val="22"/>
          <w:szCs w:val="22"/>
        </w:rPr>
        <w:t xml:space="preserve">For </w:t>
      </w:r>
      <w:ins w:id="59" w:author="Nawrocki, Cole Charles (ccn7wn)" w:date="2026-06-15T14:36:00Z" w16du:dateUtc="2026-06-15T18:36:00Z">
        <w:r w:rsidR="009D43B6">
          <w:rPr>
            <w:sz w:val="22"/>
            <w:szCs w:val="22"/>
          </w:rPr>
          <w:t>all</w:t>
        </w:r>
      </w:ins>
      <w:del w:id="60" w:author="Nawrocki, Cole Charles (ccn7wn)" w:date="2026-06-15T14:36:00Z" w16du:dateUtc="2026-06-15T18:36:00Z">
        <w:r w:rsidRPr="00865E3C" w:rsidDel="009D43B6">
          <w:rPr>
            <w:sz w:val="22"/>
            <w:szCs w:val="22"/>
          </w:rPr>
          <w:delText>each</w:delText>
        </w:r>
      </w:del>
      <w:r w:rsidRPr="00865E3C">
        <w:rPr>
          <w:sz w:val="22"/>
          <w:szCs w:val="22"/>
        </w:rPr>
        <w:t xml:space="preserve"> comparison</w:t>
      </w:r>
      <w:ins w:id="61" w:author="Nawrocki, Cole Charles (ccn7wn)" w:date="2026-06-15T14:36:00Z" w16du:dateUtc="2026-06-15T18:36:00Z">
        <w:r w:rsidR="009D43B6">
          <w:rPr>
            <w:sz w:val="22"/>
            <w:szCs w:val="22"/>
          </w:rPr>
          <w:t>s</w:t>
        </w:r>
      </w:ins>
      <w:r w:rsidRPr="00865E3C">
        <w:rPr>
          <w:sz w:val="22"/>
          <w:szCs w:val="22"/>
        </w:rPr>
        <w:t>, statistical significance was assessed using a Wald test, with a two-sided false discovery rate (FDR)</w:t>
      </w:r>
      <w:r w:rsidR="00FF2708">
        <w:rPr>
          <w:sz w:val="22"/>
          <w:szCs w:val="22"/>
        </w:rPr>
        <w:t>-</w:t>
      </w:r>
      <w:r w:rsidRPr="00865E3C">
        <w:rPr>
          <w:sz w:val="22"/>
          <w:szCs w:val="22"/>
        </w:rPr>
        <w:t xml:space="preserve">adjusted </w:t>
      </w:r>
      <w:r w:rsidRPr="00FF2708">
        <w:rPr>
          <w:i/>
          <w:iCs/>
          <w:sz w:val="22"/>
          <w:szCs w:val="22"/>
        </w:rPr>
        <w:t>p</w:t>
      </w:r>
      <w:r w:rsidRPr="00865E3C">
        <w:rPr>
          <w:sz w:val="22"/>
          <w:szCs w:val="22"/>
        </w:rPr>
        <w:t xml:space="preserve">-value &lt; 0.05 considered significant. Gene set enrichment analysis (GSEA) </w:t>
      </w:r>
      <w:r w:rsidR="00FF2708" w:rsidRPr="00FF2708">
        <w:rPr>
          <w:sz w:val="22"/>
          <w:szCs w:val="22"/>
        </w:rPr>
        <w:t>for Reactome gene sets</w:t>
      </w:r>
      <w:r w:rsidR="00FF2708">
        <w:rPr>
          <w:sz w:val="22"/>
          <w:szCs w:val="22"/>
        </w:rPr>
        <w:t xml:space="preserve"> </w:t>
      </w:r>
      <w:r w:rsidRPr="00865E3C">
        <w:rPr>
          <w:sz w:val="22"/>
          <w:szCs w:val="22"/>
        </w:rPr>
        <w:t xml:space="preserve">was conducted using the fgsea </w:t>
      </w:r>
      <w:r w:rsidRPr="00865E3C">
        <w:rPr>
          <w:sz w:val="22"/>
          <w:szCs w:val="22"/>
        </w:rPr>
        <w:lastRenderedPageBreak/>
        <w:t>algorithm implemented in the clusterProfiler R package,</w:t>
      </w:r>
      <w:r>
        <w:rPr>
          <w:sz w:val="22"/>
          <w:szCs w:val="22"/>
        </w:rPr>
        <w:fldChar w:fldCharType="begin"/>
      </w:r>
      <w:r w:rsidR="00DC2143">
        <w:rPr>
          <w:sz w:val="22"/>
          <w:szCs w:val="22"/>
        </w:rPr>
        <w:instrText xml:space="preserve"> ADDIN EN.CITE &lt;EndNote&gt;&lt;Cite&gt;&lt;Author&gt;Yu&lt;/Author&gt;&lt;Year&gt;2024&lt;/Year&gt;&lt;RecNum&gt;70&lt;/RecNum&gt;&lt;DisplayText&gt;&lt;style face="superscript"&gt;13&lt;/style&gt;&lt;/DisplayText&gt;&lt;record&gt;&lt;rec-number&gt;70&lt;/rec-number&gt;&lt;foreign-keys&gt;&lt;key app="EN" db-id="ad00vefr0zap0ve9fxlxfed2rwrrzfr0vzzd" timestamp="1771471565"&gt;70&lt;/key&gt;&lt;/foreign-keys&gt;&lt;ref-type name="Journal Article"&gt;17&lt;/ref-type&gt;&lt;contributors&gt;&lt;authors&gt;&lt;author&gt;Yu, G.&lt;/author&gt;&lt;/authors&gt;&lt;/contributors&gt;&lt;auth-address&gt;Department of Bioinformatics, School of Basic Medical Sciences, Southern Medical University, Guangzhou, Guangdong, China.&lt;/auth-address&gt;&lt;titles&gt;&lt;title&gt;Thirteen years of clusterProfiler&lt;/title&gt;&lt;secondary-title&gt;Innovation (Camb)&lt;/secondary-title&gt;&lt;/titles&gt;&lt;periodical&gt;&lt;full-title&gt;Innovation (Camb)&lt;/full-title&gt;&lt;/periodical&gt;&lt;pages&gt;100722&lt;/pages&gt;&lt;volume&gt;5&lt;/volume&gt;&lt;number&gt;6&lt;/number&gt;&lt;edition&gt;2024/11/14&lt;/edition&gt;&lt;dates&gt;&lt;year&gt;2024&lt;/year&gt;&lt;pub-dates&gt;&lt;date&gt;Nov 4&lt;/date&gt;&lt;/pub-dates&gt;&lt;/dates&gt;&lt;isbn&gt;2666-6758 (Electronic)&amp;#xD;2666-6758 (Linking)&lt;/isbn&gt;&lt;accession-num&gt;39529960&lt;/accession-num&gt;&lt;urls&gt;&lt;related-urls&gt;&lt;url&gt;https://www.ncbi.nlm.nih.gov/pubmed/39529960&lt;/url&gt;&lt;/related-urls&gt;&lt;/urls&gt;&lt;custom2&gt;PMC11551487&lt;/custom2&gt;&lt;electronic-resource-num&gt;10.1016/j.xinn.2024.100722&lt;/electronic-resource-num&gt;&lt;/record&gt;&lt;/Cite&gt;&lt;/EndNote&gt;</w:instrText>
      </w:r>
      <w:r>
        <w:rPr>
          <w:sz w:val="22"/>
          <w:szCs w:val="22"/>
        </w:rPr>
        <w:fldChar w:fldCharType="separate"/>
      </w:r>
      <w:r w:rsidR="00DC2143" w:rsidRPr="00DC2143">
        <w:rPr>
          <w:noProof/>
          <w:sz w:val="22"/>
          <w:szCs w:val="22"/>
          <w:vertAlign w:val="superscript"/>
        </w:rPr>
        <w:t>13</w:t>
      </w:r>
      <w:r>
        <w:rPr>
          <w:sz w:val="22"/>
          <w:szCs w:val="22"/>
        </w:rPr>
        <w:fldChar w:fldCharType="end"/>
      </w:r>
      <w:r w:rsidRPr="00865E3C">
        <w:rPr>
          <w:sz w:val="22"/>
          <w:szCs w:val="22"/>
        </w:rPr>
        <w:t xml:space="preserve"> based on gene lists generated by pre-ranking differential expression results according to the Wald statistic. All analysis code is publicly available at the following GitHub repository: ccnawrocki/wu-gu-geomx-project.</w:t>
      </w:r>
    </w:p>
    <w:p w14:paraId="6318821D" w14:textId="77777777" w:rsidR="005102AE" w:rsidRDefault="005102AE" w:rsidP="007622D3">
      <w:pPr>
        <w:autoSpaceDE w:val="0"/>
        <w:autoSpaceDN w:val="0"/>
        <w:adjustRightInd w:val="0"/>
        <w:spacing w:line="360" w:lineRule="auto"/>
        <w:ind w:firstLine="720"/>
        <w:jc w:val="both"/>
        <w:rPr>
          <w:sz w:val="22"/>
          <w:szCs w:val="22"/>
        </w:rPr>
      </w:pPr>
    </w:p>
    <w:p w14:paraId="062A7D1B" w14:textId="77777777" w:rsidR="005102AE" w:rsidRDefault="005102AE" w:rsidP="005102AE">
      <w:pPr>
        <w:autoSpaceDE w:val="0"/>
        <w:autoSpaceDN w:val="0"/>
        <w:adjustRightInd w:val="0"/>
        <w:spacing w:line="360" w:lineRule="auto"/>
        <w:jc w:val="both"/>
        <w:rPr>
          <w:i/>
          <w:iCs/>
          <w:sz w:val="22"/>
          <w:szCs w:val="22"/>
        </w:rPr>
      </w:pPr>
      <w:bookmarkStart w:id="62" w:name="_Hlk222920456"/>
      <w:r w:rsidRPr="005102AE">
        <w:rPr>
          <w:i/>
          <w:iCs/>
          <w:sz w:val="22"/>
          <w:szCs w:val="22"/>
        </w:rPr>
        <w:t>Consensus Molecular Classification of AOIs</w:t>
      </w:r>
    </w:p>
    <w:p w14:paraId="11FB0AD6" w14:textId="0E4FE451" w:rsidR="00865E3C" w:rsidRPr="00D6460A" w:rsidRDefault="000359C0" w:rsidP="00BC5860">
      <w:pPr>
        <w:spacing w:line="360" w:lineRule="auto"/>
        <w:ind w:firstLine="720"/>
        <w:rPr>
          <w:sz w:val="22"/>
          <w:szCs w:val="22"/>
        </w:rPr>
      </w:pPr>
      <w:r w:rsidRPr="00D6460A">
        <w:rPr>
          <w:sz w:val="22"/>
          <w:szCs w:val="22"/>
        </w:rPr>
        <w:t>Each AOI was assigned to a consensus molecular class using a previously published single-sample transcriptomic classifier.</w:t>
      </w:r>
      <w:r w:rsidR="005102AE" w:rsidRPr="00D6460A">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 </w:instrText>
      </w:r>
      <w:r w:rsidR="00F4470B">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EN.CITE.DATA </w:instrText>
      </w:r>
      <w:r w:rsidR="00F4470B">
        <w:rPr>
          <w:sz w:val="22"/>
          <w:szCs w:val="22"/>
        </w:rPr>
      </w:r>
      <w:r w:rsidR="00F4470B">
        <w:rPr>
          <w:sz w:val="22"/>
          <w:szCs w:val="22"/>
        </w:rPr>
        <w:fldChar w:fldCharType="end"/>
      </w:r>
      <w:r w:rsidR="005102AE" w:rsidRPr="00D6460A">
        <w:rPr>
          <w:sz w:val="22"/>
          <w:szCs w:val="22"/>
        </w:rPr>
      </w:r>
      <w:r w:rsidR="005102AE" w:rsidRPr="00D6460A">
        <w:rPr>
          <w:sz w:val="22"/>
          <w:szCs w:val="22"/>
        </w:rPr>
        <w:fldChar w:fldCharType="separate"/>
      </w:r>
      <w:r w:rsidR="00BB3C90" w:rsidRPr="00BB3C90">
        <w:rPr>
          <w:noProof/>
          <w:sz w:val="22"/>
          <w:szCs w:val="22"/>
          <w:vertAlign w:val="superscript"/>
        </w:rPr>
        <w:t>6</w:t>
      </w:r>
      <w:r w:rsidR="005102AE" w:rsidRPr="00D6460A">
        <w:rPr>
          <w:sz w:val="22"/>
          <w:szCs w:val="22"/>
        </w:rPr>
        <w:fldChar w:fldCharType="end"/>
      </w:r>
      <w:r w:rsidR="00D6460A" w:rsidRPr="00D6460A">
        <w:rPr>
          <w:sz w:val="22"/>
          <w:szCs w:val="22"/>
        </w:rPr>
        <w:t xml:space="preserve"> </w:t>
      </w:r>
      <w:r w:rsidR="00D6460A">
        <w:rPr>
          <w:sz w:val="22"/>
          <w:szCs w:val="22"/>
        </w:rPr>
        <w:t>Briefly, a</w:t>
      </w:r>
      <w:r w:rsidR="00D6460A" w:rsidRPr="00D6460A">
        <w:rPr>
          <w:sz w:val="22"/>
          <w:szCs w:val="22"/>
        </w:rPr>
        <w:t xml:space="preserve">fter sample-level and target-level quality control, the Q3 normalized expression matrix (denoted as Q3) was transformed to log2(Q3+1) and passed to the </w:t>
      </w:r>
      <w:r w:rsidR="00D6460A" w:rsidRPr="00D6460A">
        <w:rPr>
          <w:i/>
          <w:iCs/>
          <w:sz w:val="22"/>
          <w:szCs w:val="22"/>
        </w:rPr>
        <w:t xml:space="preserve">getConsensusClass </w:t>
      </w:r>
      <w:r w:rsidR="00D6460A" w:rsidRPr="00D6460A">
        <w:rPr>
          <w:sz w:val="22"/>
          <w:szCs w:val="22"/>
        </w:rPr>
        <w:t xml:space="preserve">function from the </w:t>
      </w:r>
      <w:r w:rsidR="00D6460A" w:rsidRPr="002F6490">
        <w:rPr>
          <w:sz w:val="22"/>
          <w:szCs w:val="22"/>
        </w:rPr>
        <w:t>consensusMIBC</w:t>
      </w:r>
      <w:r w:rsidR="00D6460A" w:rsidRPr="00D6460A">
        <w:rPr>
          <w:sz w:val="22"/>
          <w:szCs w:val="22"/>
        </w:rPr>
        <w:t xml:space="preserve"> R package.</w:t>
      </w:r>
      <w:r w:rsidR="00D6460A" w:rsidRPr="00D6460A">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 </w:instrText>
      </w:r>
      <w:r w:rsidR="00F4470B">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EN.CITE.DATA </w:instrText>
      </w:r>
      <w:r w:rsidR="00F4470B">
        <w:rPr>
          <w:sz w:val="22"/>
          <w:szCs w:val="22"/>
        </w:rPr>
      </w:r>
      <w:r w:rsidR="00F4470B">
        <w:rPr>
          <w:sz w:val="22"/>
          <w:szCs w:val="22"/>
        </w:rPr>
        <w:fldChar w:fldCharType="end"/>
      </w:r>
      <w:r w:rsidR="00D6460A" w:rsidRPr="00D6460A">
        <w:rPr>
          <w:sz w:val="22"/>
          <w:szCs w:val="22"/>
        </w:rPr>
      </w:r>
      <w:r w:rsidR="00D6460A" w:rsidRPr="00D6460A">
        <w:rPr>
          <w:sz w:val="22"/>
          <w:szCs w:val="22"/>
        </w:rPr>
        <w:fldChar w:fldCharType="separate"/>
      </w:r>
      <w:r w:rsidR="00BB3C90" w:rsidRPr="00BB3C90">
        <w:rPr>
          <w:noProof/>
          <w:sz w:val="22"/>
          <w:szCs w:val="22"/>
          <w:vertAlign w:val="superscript"/>
        </w:rPr>
        <w:t>6</w:t>
      </w:r>
      <w:r w:rsidR="00D6460A" w:rsidRPr="00D6460A">
        <w:rPr>
          <w:sz w:val="22"/>
          <w:szCs w:val="22"/>
        </w:rPr>
        <w:fldChar w:fldCharType="end"/>
      </w:r>
      <w:r w:rsidR="00D6460A" w:rsidRPr="00D6460A">
        <w:rPr>
          <w:sz w:val="22"/>
          <w:szCs w:val="22"/>
        </w:rPr>
        <w:t xml:space="preserve"> Ahead of running this function, the GeoMx gene symbols were converted to unique entrez gene IDs to avoid potential dropout of targets whose symbols did not exactly match those referenced in the classification package. The following function arguments were then set: </w:t>
      </w:r>
      <w:r w:rsidR="00D6460A" w:rsidRPr="00D6460A">
        <w:rPr>
          <w:i/>
          <w:iCs/>
          <w:sz w:val="22"/>
          <w:szCs w:val="22"/>
        </w:rPr>
        <w:t>minCor = 0.2</w:t>
      </w:r>
      <w:r w:rsidR="00D6460A" w:rsidRPr="00D6460A">
        <w:rPr>
          <w:sz w:val="22"/>
          <w:szCs w:val="22"/>
        </w:rPr>
        <w:t xml:space="preserve"> and</w:t>
      </w:r>
      <w:r w:rsidR="00D6460A" w:rsidRPr="00D6460A">
        <w:rPr>
          <w:i/>
          <w:iCs/>
          <w:sz w:val="22"/>
          <w:szCs w:val="22"/>
        </w:rPr>
        <w:t xml:space="preserve"> gene_id = "entrezgene"</w:t>
      </w:r>
      <w:r w:rsidR="00D6460A" w:rsidRPr="00D6460A">
        <w:rPr>
          <w:sz w:val="22"/>
          <w:szCs w:val="22"/>
        </w:rPr>
        <w:t xml:space="preserve">. Of these arguments, the former ensured that only samples exhibiting expression data that correlated, at least moderately, with the classifier’s reference data would be considered during the nearest-centroid transcriptomic classification process. For our dataset, all samples correlated above the threshold and were therefore assigned to one of the six pre-defined molecular subclasses. </w:t>
      </w:r>
      <w:bookmarkEnd w:id="62"/>
    </w:p>
    <w:p w14:paraId="3E41B86E" w14:textId="77777777" w:rsidR="000D7D74" w:rsidRPr="003B71B0" w:rsidRDefault="000D7D74" w:rsidP="00165DE6">
      <w:pPr>
        <w:autoSpaceDE w:val="0"/>
        <w:autoSpaceDN w:val="0"/>
        <w:adjustRightInd w:val="0"/>
        <w:spacing w:line="360" w:lineRule="auto"/>
        <w:jc w:val="both"/>
        <w:rPr>
          <w:sz w:val="22"/>
          <w:szCs w:val="22"/>
        </w:rPr>
      </w:pPr>
    </w:p>
    <w:p w14:paraId="4FDBB7E6" w14:textId="2CB59BD3" w:rsidR="008D275D" w:rsidRPr="003B71B0" w:rsidRDefault="0085287C" w:rsidP="00C952FE">
      <w:pPr>
        <w:autoSpaceDE w:val="0"/>
        <w:autoSpaceDN w:val="0"/>
        <w:adjustRightInd w:val="0"/>
        <w:spacing w:line="360" w:lineRule="auto"/>
        <w:jc w:val="both"/>
        <w:rPr>
          <w:b/>
          <w:bCs/>
          <w:sz w:val="22"/>
          <w:szCs w:val="22"/>
          <w:lang w:eastAsia="zh-CN"/>
        </w:rPr>
      </w:pPr>
      <w:r w:rsidRPr="003B71B0">
        <w:rPr>
          <w:b/>
          <w:bCs/>
          <w:sz w:val="22"/>
          <w:szCs w:val="22"/>
          <w:lang w:eastAsia="zh-CN"/>
        </w:rPr>
        <w:t>Results</w:t>
      </w:r>
    </w:p>
    <w:p w14:paraId="4FC8B85B" w14:textId="6775D4BE" w:rsidR="005B652B" w:rsidRPr="00CB0D0F" w:rsidRDefault="00BA0CBD" w:rsidP="003C4005">
      <w:pPr>
        <w:autoSpaceDE w:val="0"/>
        <w:autoSpaceDN w:val="0"/>
        <w:adjustRightInd w:val="0"/>
        <w:spacing w:line="360" w:lineRule="auto"/>
        <w:jc w:val="both"/>
        <w:rPr>
          <w:i/>
          <w:iCs/>
          <w:sz w:val="22"/>
          <w:szCs w:val="22"/>
        </w:rPr>
      </w:pPr>
      <w:r w:rsidRPr="00CB0D0F">
        <w:rPr>
          <w:i/>
          <w:iCs/>
          <w:sz w:val="22"/>
          <w:szCs w:val="22"/>
        </w:rPr>
        <w:t>Clinicopathological</w:t>
      </w:r>
      <w:r w:rsidR="008C6272" w:rsidRPr="00CB0D0F">
        <w:rPr>
          <w:i/>
          <w:iCs/>
          <w:sz w:val="22"/>
          <w:szCs w:val="22"/>
        </w:rPr>
        <w:t xml:space="preserve"> </w:t>
      </w:r>
      <w:r w:rsidR="00CB0D0F" w:rsidRPr="00CB0D0F">
        <w:rPr>
          <w:i/>
          <w:iCs/>
          <w:sz w:val="22"/>
          <w:szCs w:val="22"/>
        </w:rPr>
        <w:t xml:space="preserve">Features </w:t>
      </w:r>
      <w:r w:rsidR="00B77DEE">
        <w:rPr>
          <w:i/>
          <w:iCs/>
          <w:sz w:val="22"/>
          <w:szCs w:val="22"/>
        </w:rPr>
        <w:t>of the Patients</w:t>
      </w:r>
    </w:p>
    <w:p w14:paraId="4FEB72C1" w14:textId="28D160DC" w:rsidR="00B77DEE" w:rsidRDefault="00F94F01" w:rsidP="002E0B6A">
      <w:pPr>
        <w:autoSpaceDE w:val="0"/>
        <w:autoSpaceDN w:val="0"/>
        <w:adjustRightInd w:val="0"/>
        <w:spacing w:line="360" w:lineRule="auto"/>
        <w:ind w:firstLine="720"/>
        <w:jc w:val="both"/>
        <w:rPr>
          <w:sz w:val="22"/>
          <w:szCs w:val="22"/>
        </w:rPr>
      </w:pPr>
      <w:r w:rsidRPr="00F94F01">
        <w:rPr>
          <w:sz w:val="22"/>
          <w:szCs w:val="22"/>
        </w:rPr>
        <w:t>Patients had a median age of 69 years (range, 56</w:t>
      </w:r>
      <w:r>
        <w:rPr>
          <w:sz w:val="22"/>
          <w:szCs w:val="22"/>
        </w:rPr>
        <w:t>-</w:t>
      </w:r>
      <w:r w:rsidRPr="00F94F01">
        <w:rPr>
          <w:sz w:val="22"/>
          <w:szCs w:val="22"/>
        </w:rPr>
        <w:t>87), and 88% were male (Table 1). The mean tumor size was 5.8 cm (range, 0.7</w:t>
      </w:r>
      <w:r>
        <w:rPr>
          <w:sz w:val="22"/>
          <w:szCs w:val="22"/>
        </w:rPr>
        <w:t>-</w:t>
      </w:r>
      <w:r w:rsidRPr="00F94F01">
        <w:rPr>
          <w:sz w:val="22"/>
          <w:szCs w:val="22"/>
        </w:rPr>
        <w:t>13). All tumors were high grade. Among the 14 patients who underwent cystectomy, 11 (79%) had ≥ pT3</w:t>
      </w:r>
      <w:r>
        <w:rPr>
          <w:sz w:val="22"/>
          <w:szCs w:val="22"/>
        </w:rPr>
        <w:t xml:space="preserve"> disease</w:t>
      </w:r>
      <w:r w:rsidRPr="00F94F01">
        <w:rPr>
          <w:sz w:val="22"/>
          <w:szCs w:val="22"/>
        </w:rPr>
        <w:t xml:space="preserve">; </w:t>
      </w:r>
      <w:r w:rsidR="001F0194" w:rsidRPr="00F94F01">
        <w:rPr>
          <w:sz w:val="22"/>
          <w:szCs w:val="22"/>
        </w:rPr>
        <w:t>one had pT2 disease</w:t>
      </w:r>
      <w:r w:rsidR="001F0194">
        <w:rPr>
          <w:sz w:val="22"/>
          <w:szCs w:val="22"/>
        </w:rPr>
        <w:t>;</w:t>
      </w:r>
      <w:r w:rsidR="001F0194" w:rsidRPr="00F94F01">
        <w:rPr>
          <w:sz w:val="22"/>
          <w:szCs w:val="22"/>
        </w:rPr>
        <w:t xml:space="preserve"> and </w:t>
      </w:r>
      <w:r w:rsidRPr="00F94F01">
        <w:rPr>
          <w:sz w:val="22"/>
          <w:szCs w:val="22"/>
        </w:rPr>
        <w:t>two had no residual tumor at cystectomy</w:t>
      </w:r>
      <w:r w:rsidR="00605C2E">
        <w:rPr>
          <w:sz w:val="22"/>
          <w:szCs w:val="22"/>
        </w:rPr>
        <w:t xml:space="preserve">. </w:t>
      </w:r>
      <w:r w:rsidR="002E0B6A" w:rsidRPr="002E0B6A">
        <w:rPr>
          <w:sz w:val="22"/>
          <w:szCs w:val="22"/>
        </w:rPr>
        <w:t>Among the 13 patients who underwent lymph node dissection, 5 (38%) had lymph node metastases.</w:t>
      </w:r>
      <w:r w:rsidR="002E0B6A">
        <w:rPr>
          <w:sz w:val="22"/>
          <w:szCs w:val="22"/>
        </w:rPr>
        <w:t xml:space="preserve"> </w:t>
      </w:r>
      <w:r w:rsidR="00B03A87" w:rsidRPr="00B03A87">
        <w:rPr>
          <w:sz w:val="22"/>
          <w:szCs w:val="22"/>
        </w:rPr>
        <w:t>Ten patients who underwent cystectomy also received chemotherapy and/or radiotherapy, including 3 treated with immune checkpoint inhibitors (ICIs), one of whom also received Nectin-4</w:t>
      </w:r>
      <w:r w:rsidR="00B03A87">
        <w:rPr>
          <w:sz w:val="22"/>
          <w:szCs w:val="22"/>
        </w:rPr>
        <w:t>-</w:t>
      </w:r>
      <w:r w:rsidR="00B03A87" w:rsidRPr="00B03A87">
        <w:rPr>
          <w:sz w:val="22"/>
          <w:szCs w:val="22"/>
        </w:rPr>
        <w:t>targeted therapy (enfortumab vedotin).</w:t>
      </w:r>
      <w:r w:rsidR="00B03A87">
        <w:rPr>
          <w:sz w:val="22"/>
          <w:szCs w:val="22"/>
        </w:rPr>
        <w:t xml:space="preserve"> </w:t>
      </w:r>
      <w:r w:rsidRPr="00F94F01">
        <w:rPr>
          <w:sz w:val="22"/>
          <w:szCs w:val="22"/>
        </w:rPr>
        <w:t>At a median follow-up of 18 months (range, 1</w:t>
      </w:r>
      <w:r w:rsidR="00E35C3F">
        <w:rPr>
          <w:sz w:val="22"/>
          <w:szCs w:val="22"/>
        </w:rPr>
        <w:t>-</w:t>
      </w:r>
      <w:r w:rsidRPr="00F94F01">
        <w:rPr>
          <w:sz w:val="22"/>
          <w:szCs w:val="22"/>
        </w:rPr>
        <w:t>135), 13 patients (76%) died of disease, and 2 (12%) were alive with metastatic disease.</w:t>
      </w:r>
    </w:p>
    <w:p w14:paraId="767D563A" w14:textId="77777777" w:rsidR="00F94F01" w:rsidRDefault="00F94F01" w:rsidP="00B77DEE">
      <w:pPr>
        <w:autoSpaceDE w:val="0"/>
        <w:autoSpaceDN w:val="0"/>
        <w:adjustRightInd w:val="0"/>
        <w:spacing w:line="360" w:lineRule="auto"/>
        <w:ind w:firstLine="720"/>
        <w:jc w:val="both"/>
        <w:rPr>
          <w:sz w:val="22"/>
          <w:szCs w:val="22"/>
        </w:rPr>
      </w:pPr>
    </w:p>
    <w:p w14:paraId="25C4503B" w14:textId="635B3722" w:rsidR="00B77DEE" w:rsidRDefault="00B77DEE" w:rsidP="003C4005">
      <w:pPr>
        <w:autoSpaceDE w:val="0"/>
        <w:autoSpaceDN w:val="0"/>
        <w:adjustRightInd w:val="0"/>
        <w:spacing w:line="360" w:lineRule="auto"/>
        <w:jc w:val="both"/>
        <w:rPr>
          <w:sz w:val="22"/>
          <w:szCs w:val="22"/>
        </w:rPr>
      </w:pPr>
      <w:r w:rsidRPr="005102AE">
        <w:rPr>
          <w:i/>
          <w:iCs/>
          <w:sz w:val="22"/>
          <w:szCs w:val="22"/>
        </w:rPr>
        <w:t>Consensus Molecular Classification</w:t>
      </w:r>
    </w:p>
    <w:p w14:paraId="62FD81C5" w14:textId="705D36DB" w:rsidR="002B04BE" w:rsidRDefault="00B77DEE" w:rsidP="00AF0F75">
      <w:pPr>
        <w:autoSpaceDE w:val="0"/>
        <w:autoSpaceDN w:val="0"/>
        <w:adjustRightInd w:val="0"/>
        <w:spacing w:line="360" w:lineRule="auto"/>
        <w:jc w:val="both"/>
        <w:rPr>
          <w:sz w:val="22"/>
          <w:szCs w:val="22"/>
        </w:rPr>
      </w:pPr>
      <w:r>
        <w:rPr>
          <w:sz w:val="22"/>
          <w:szCs w:val="22"/>
        </w:rPr>
        <w:tab/>
      </w:r>
      <w:r w:rsidR="00DD3C68">
        <w:rPr>
          <w:sz w:val="22"/>
          <w:szCs w:val="22"/>
        </w:rPr>
        <w:t>Representative histological images are shown in Fig. 1 (</w:t>
      </w:r>
      <w:r w:rsidR="00DD3C68" w:rsidRPr="00DD3C68">
        <w:rPr>
          <w:sz w:val="22"/>
          <w:szCs w:val="22"/>
        </w:rPr>
        <w:t>MP</w:t>
      </w:r>
      <w:r w:rsidR="00DD3C68">
        <w:rPr>
          <w:sz w:val="22"/>
          <w:szCs w:val="22"/>
        </w:rPr>
        <w:t>,</w:t>
      </w:r>
      <w:r w:rsidR="00DD3C68" w:rsidRPr="00DD3C68">
        <w:rPr>
          <w:sz w:val="22"/>
          <w:szCs w:val="22"/>
        </w:rPr>
        <w:t xml:space="preserve"> A</w:t>
      </w:r>
      <w:r w:rsidR="00DD3C68">
        <w:rPr>
          <w:sz w:val="22"/>
          <w:szCs w:val="22"/>
        </w:rPr>
        <w:t>-</w:t>
      </w:r>
      <w:r w:rsidR="00DD3C68" w:rsidRPr="00DD3C68">
        <w:rPr>
          <w:sz w:val="22"/>
          <w:szCs w:val="22"/>
        </w:rPr>
        <w:t>D</w:t>
      </w:r>
      <w:r w:rsidR="00DD3C68">
        <w:rPr>
          <w:sz w:val="22"/>
          <w:szCs w:val="22"/>
        </w:rPr>
        <w:t xml:space="preserve">; </w:t>
      </w:r>
      <w:r w:rsidR="00DD3C68" w:rsidRPr="00DD3C68">
        <w:rPr>
          <w:sz w:val="22"/>
          <w:szCs w:val="22"/>
        </w:rPr>
        <w:t>PC</w:t>
      </w:r>
      <w:r w:rsidR="00DD3C68">
        <w:rPr>
          <w:sz w:val="22"/>
          <w:szCs w:val="22"/>
        </w:rPr>
        <w:t>,</w:t>
      </w:r>
      <w:r w:rsidR="00DD3C68" w:rsidRPr="00DD3C68">
        <w:rPr>
          <w:sz w:val="22"/>
          <w:szCs w:val="22"/>
        </w:rPr>
        <w:t xml:space="preserve"> E</w:t>
      </w:r>
      <w:r w:rsidR="00DD3C68">
        <w:rPr>
          <w:sz w:val="22"/>
          <w:szCs w:val="22"/>
        </w:rPr>
        <w:t>-</w:t>
      </w:r>
      <w:r w:rsidR="00DD3C68" w:rsidRPr="00DD3C68">
        <w:rPr>
          <w:sz w:val="22"/>
          <w:szCs w:val="22"/>
        </w:rPr>
        <w:t>I</w:t>
      </w:r>
      <w:r w:rsidR="00DD3C68">
        <w:rPr>
          <w:sz w:val="22"/>
          <w:szCs w:val="22"/>
        </w:rPr>
        <w:t xml:space="preserve">; </w:t>
      </w:r>
      <w:r w:rsidR="00DD3C68" w:rsidRPr="00DD3C68">
        <w:rPr>
          <w:sz w:val="22"/>
          <w:szCs w:val="22"/>
        </w:rPr>
        <w:t>SM</w:t>
      </w:r>
      <w:r w:rsidR="00DD3C68">
        <w:rPr>
          <w:sz w:val="22"/>
          <w:szCs w:val="22"/>
        </w:rPr>
        <w:t>,</w:t>
      </w:r>
      <w:r w:rsidR="00DD3C68" w:rsidRPr="00DD3C68">
        <w:rPr>
          <w:sz w:val="22"/>
          <w:szCs w:val="22"/>
        </w:rPr>
        <w:t xml:space="preserve"> J</w:t>
      </w:r>
      <w:r w:rsidR="00DD3C68">
        <w:rPr>
          <w:sz w:val="22"/>
          <w:szCs w:val="22"/>
        </w:rPr>
        <w:t>-</w:t>
      </w:r>
      <w:r w:rsidR="00DD3C68" w:rsidRPr="00DD3C68">
        <w:rPr>
          <w:sz w:val="22"/>
          <w:szCs w:val="22"/>
        </w:rPr>
        <w:t>P)</w:t>
      </w:r>
      <w:r w:rsidR="00DD3C68">
        <w:rPr>
          <w:sz w:val="22"/>
          <w:szCs w:val="22"/>
        </w:rPr>
        <w:t>.</w:t>
      </w:r>
      <w:r w:rsidR="00D81C2A">
        <w:rPr>
          <w:sz w:val="22"/>
          <w:szCs w:val="22"/>
        </w:rPr>
        <w:t xml:space="preserve"> </w:t>
      </w:r>
      <w:bookmarkStart w:id="63" w:name="_Hlk231750438"/>
      <w:r w:rsidR="00D81C2A" w:rsidRPr="000F7134">
        <w:rPr>
          <w:sz w:val="22"/>
          <w:szCs w:val="22"/>
          <w:highlight w:val="yellow"/>
        </w:rPr>
        <w:t>Eleven tumor</w:t>
      </w:r>
      <w:r w:rsidR="000F7134" w:rsidRPr="000F7134">
        <w:rPr>
          <w:sz w:val="22"/>
          <w:szCs w:val="22"/>
          <w:highlight w:val="yellow"/>
        </w:rPr>
        <w:t>s</w:t>
      </w:r>
      <w:r w:rsidR="00D81C2A" w:rsidRPr="000F7134">
        <w:rPr>
          <w:sz w:val="22"/>
          <w:szCs w:val="22"/>
          <w:highlight w:val="yellow"/>
        </w:rPr>
        <w:t xml:space="preserve"> had mixed histological components (Table 1).</w:t>
      </w:r>
      <w:r w:rsidR="00DD3C68">
        <w:rPr>
          <w:sz w:val="22"/>
          <w:szCs w:val="22"/>
        </w:rPr>
        <w:t xml:space="preserve"> </w:t>
      </w:r>
      <w:bookmarkEnd w:id="63"/>
      <w:r w:rsidR="00AF0F75" w:rsidRPr="00AF0F75">
        <w:rPr>
          <w:sz w:val="22"/>
          <w:szCs w:val="22"/>
        </w:rPr>
        <w:t xml:space="preserve">Among 10 </w:t>
      </w:r>
      <w:r w:rsidR="00D81C2A">
        <w:rPr>
          <w:sz w:val="22"/>
          <w:szCs w:val="22"/>
        </w:rPr>
        <w:t>tumors</w:t>
      </w:r>
      <w:r w:rsidR="00AF0F75" w:rsidRPr="00AF0F75">
        <w:rPr>
          <w:sz w:val="22"/>
          <w:szCs w:val="22"/>
        </w:rPr>
        <w:t xml:space="preserve"> with comparable adjacent AOIs</w:t>
      </w:r>
      <w:r w:rsidR="007831CF">
        <w:rPr>
          <w:sz w:val="22"/>
          <w:szCs w:val="22"/>
        </w:rPr>
        <w:t xml:space="preserve"> containing mixed histology</w:t>
      </w:r>
      <w:r w:rsidR="00AF0F75" w:rsidRPr="00AF0F75">
        <w:rPr>
          <w:sz w:val="22"/>
          <w:szCs w:val="22"/>
        </w:rPr>
        <w:t xml:space="preserve">, 7 </w:t>
      </w:r>
      <w:r w:rsidR="000F7134" w:rsidRPr="000F7134">
        <w:rPr>
          <w:sz w:val="22"/>
          <w:szCs w:val="22"/>
        </w:rPr>
        <w:t xml:space="preserve">demonstrated </w:t>
      </w:r>
      <w:r w:rsidR="00AF0F75" w:rsidRPr="00AF0F75">
        <w:rPr>
          <w:sz w:val="22"/>
          <w:szCs w:val="22"/>
        </w:rPr>
        <w:t xml:space="preserve">different molecular classes (Table 1; Fig. 1D, H, I, K, </w:t>
      </w:r>
      <w:r w:rsidR="00C256DC">
        <w:rPr>
          <w:sz w:val="22"/>
          <w:szCs w:val="22"/>
        </w:rPr>
        <w:t>M</w:t>
      </w:r>
      <w:r w:rsidR="00AF0F75" w:rsidRPr="00AF0F75">
        <w:rPr>
          <w:sz w:val="22"/>
          <w:szCs w:val="22"/>
        </w:rPr>
        <w:t xml:space="preserve">), and 3 had the same molecular classes (Fig. 1C, J, </w:t>
      </w:r>
      <w:r w:rsidR="00C256DC">
        <w:rPr>
          <w:sz w:val="22"/>
          <w:szCs w:val="22"/>
        </w:rPr>
        <w:t>P</w:t>
      </w:r>
      <w:r w:rsidR="00AF0F75" w:rsidRPr="00AF0F75">
        <w:rPr>
          <w:sz w:val="22"/>
          <w:szCs w:val="22"/>
        </w:rPr>
        <w:t xml:space="preserve">). All MP, PUC, and UCIS were luminal. PC was luminal-predominant, whereas SM were Ba/Sq-predominant (Fig. 2A). Half of CIUC were luminal, and half were </w:t>
      </w:r>
      <w:r w:rsidR="00AF0F75" w:rsidRPr="00AF0F75">
        <w:rPr>
          <w:sz w:val="22"/>
          <w:szCs w:val="22"/>
        </w:rPr>
        <w:lastRenderedPageBreak/>
        <w:t xml:space="preserve">Ba/Sq. The distribution of molecular classes </w:t>
      </w:r>
      <w:r w:rsidR="0089155F" w:rsidRPr="0089155F">
        <w:rPr>
          <w:sz w:val="22"/>
          <w:szCs w:val="22"/>
          <w:highlight w:val="yellow"/>
        </w:rPr>
        <w:t>appeared</w:t>
      </w:r>
      <w:r w:rsidR="00AF0F75" w:rsidRPr="00AF0F75">
        <w:rPr>
          <w:sz w:val="22"/>
          <w:szCs w:val="22"/>
        </w:rPr>
        <w:t xml:space="preserve"> most similar between MP (2 LumU, one LumP, one LumNS) and PC (2 LumU, one LumP, one LumNS, 2 stroma-rich). </w:t>
      </w:r>
      <w:r w:rsidR="007D2F6D">
        <w:rPr>
          <w:sz w:val="22"/>
          <w:szCs w:val="22"/>
        </w:rPr>
        <w:t xml:space="preserve">Notably, </w:t>
      </w:r>
      <w:r w:rsidR="00E401A7">
        <w:rPr>
          <w:sz w:val="22"/>
          <w:szCs w:val="22"/>
        </w:rPr>
        <w:t>in addition to</w:t>
      </w:r>
      <w:r w:rsidR="00AF0F75" w:rsidRPr="00AF0F75">
        <w:rPr>
          <w:sz w:val="22"/>
          <w:szCs w:val="22"/>
        </w:rPr>
        <w:t xml:space="preserve"> Ba/Sq, 2 SM were</w:t>
      </w:r>
      <w:r w:rsidR="00E401A7">
        <w:rPr>
          <w:sz w:val="22"/>
          <w:szCs w:val="22"/>
        </w:rPr>
        <w:t xml:space="preserve"> classified</w:t>
      </w:r>
      <w:r w:rsidR="00AF0F75" w:rsidRPr="00AF0F75">
        <w:rPr>
          <w:sz w:val="22"/>
          <w:szCs w:val="22"/>
        </w:rPr>
        <w:t xml:space="preserve"> NE-like, one of which was adjacent to a </w:t>
      </w:r>
      <w:r w:rsidR="005E4809" w:rsidRPr="00DD3C68">
        <w:rPr>
          <w:bCs/>
          <w:sz w:val="22"/>
          <w:szCs w:val="22"/>
        </w:rPr>
        <w:t xml:space="preserve">small cell neuroendocrine carcinoma (SCNEC) </w:t>
      </w:r>
      <w:r w:rsidR="00AF0F75" w:rsidRPr="00AF0F75">
        <w:rPr>
          <w:sz w:val="22"/>
          <w:szCs w:val="22"/>
        </w:rPr>
        <w:t>component (Fig. 1M, inset; patient 15), whereas the other lacked NE morphology in the entire tumor (Fig. 1</w:t>
      </w:r>
      <w:r w:rsidR="007D2F6D">
        <w:rPr>
          <w:sz w:val="22"/>
          <w:szCs w:val="22"/>
        </w:rPr>
        <w:t>L</w:t>
      </w:r>
      <w:r w:rsidR="00AF0F75" w:rsidRPr="00AF0F75">
        <w:rPr>
          <w:sz w:val="22"/>
          <w:szCs w:val="22"/>
        </w:rPr>
        <w:t>; patient 14). All PUC were LumP. Both UCIS were adjacent to PC, with one showing plasmacytoid morphology similar to the</w:t>
      </w:r>
      <w:r w:rsidR="00C23070">
        <w:rPr>
          <w:sz w:val="22"/>
          <w:szCs w:val="22"/>
        </w:rPr>
        <w:t xml:space="preserve"> adjacent</w:t>
      </w:r>
      <w:r w:rsidR="00AF0F75" w:rsidRPr="00AF0F75">
        <w:rPr>
          <w:sz w:val="22"/>
          <w:szCs w:val="22"/>
        </w:rPr>
        <w:t xml:space="preserve"> PC component (Fig. 1H).</w:t>
      </w:r>
      <w:r w:rsidR="0008365D">
        <w:rPr>
          <w:sz w:val="22"/>
          <w:szCs w:val="22"/>
        </w:rPr>
        <w:t xml:space="preserve"> </w:t>
      </w:r>
    </w:p>
    <w:p w14:paraId="252D0F19" w14:textId="2E526A67" w:rsidR="005F6FE3" w:rsidRDefault="006855D3" w:rsidP="002D7AEA">
      <w:pPr>
        <w:autoSpaceDE w:val="0"/>
        <w:autoSpaceDN w:val="0"/>
        <w:adjustRightInd w:val="0"/>
        <w:spacing w:line="360" w:lineRule="auto"/>
        <w:ind w:firstLine="720"/>
        <w:jc w:val="both"/>
        <w:rPr>
          <w:sz w:val="22"/>
          <w:szCs w:val="22"/>
        </w:rPr>
      </w:pPr>
      <w:r w:rsidRPr="006855D3">
        <w:rPr>
          <w:sz w:val="22"/>
          <w:szCs w:val="22"/>
        </w:rPr>
        <w:t>Distinct transcriptional signatures were observed across molecular classes, with the top 10 highly expressed genes for each class shown in Fig. 2B.</w:t>
      </w:r>
      <w:r>
        <w:rPr>
          <w:sz w:val="22"/>
          <w:szCs w:val="22"/>
        </w:rPr>
        <w:t xml:space="preserve"> </w:t>
      </w:r>
      <w:r w:rsidR="007259DB" w:rsidRPr="007259DB">
        <w:rPr>
          <w:sz w:val="22"/>
          <w:szCs w:val="22"/>
        </w:rPr>
        <w:t>The Ba/Sq class exhibited upregulation of invasion-associated genes (</w:t>
      </w:r>
      <w:r w:rsidR="007259DB" w:rsidRPr="007259DB">
        <w:rPr>
          <w:i/>
          <w:iCs/>
          <w:sz w:val="22"/>
          <w:szCs w:val="22"/>
        </w:rPr>
        <w:t>NRP1, P4HA2, CTSC, MSN, PRNP</w:t>
      </w:r>
      <w:r w:rsidR="007259DB" w:rsidRPr="007259DB">
        <w:rPr>
          <w:sz w:val="22"/>
          <w:szCs w:val="22"/>
        </w:rPr>
        <w:t>), the oncogenic RNA-binding protein IGF2BP2, drug resistance</w:t>
      </w:r>
      <w:r w:rsidR="007B3760">
        <w:rPr>
          <w:sz w:val="22"/>
          <w:szCs w:val="22"/>
        </w:rPr>
        <w:t>-</w:t>
      </w:r>
      <w:r w:rsidR="007259DB" w:rsidRPr="007259DB">
        <w:rPr>
          <w:sz w:val="22"/>
          <w:szCs w:val="22"/>
        </w:rPr>
        <w:t>related genes (</w:t>
      </w:r>
      <w:r w:rsidR="007259DB" w:rsidRPr="007259DB">
        <w:rPr>
          <w:i/>
          <w:iCs/>
          <w:sz w:val="22"/>
          <w:szCs w:val="22"/>
        </w:rPr>
        <w:t>DPYD, ABCC1</w:t>
      </w:r>
      <w:r w:rsidR="007259DB" w:rsidRPr="007259DB">
        <w:rPr>
          <w:sz w:val="22"/>
          <w:szCs w:val="22"/>
        </w:rPr>
        <w:t>), and extracellular matrix</w:t>
      </w:r>
      <w:r w:rsidR="00350E69">
        <w:rPr>
          <w:sz w:val="22"/>
          <w:szCs w:val="22"/>
        </w:rPr>
        <w:t xml:space="preserve"> (ECM)</w:t>
      </w:r>
      <w:r w:rsidR="007259DB" w:rsidRPr="007259DB">
        <w:rPr>
          <w:sz w:val="22"/>
          <w:szCs w:val="22"/>
        </w:rPr>
        <w:t xml:space="preserve"> remodeling factors such as </w:t>
      </w:r>
      <w:r w:rsidR="007259DB" w:rsidRPr="007259DB">
        <w:rPr>
          <w:i/>
          <w:iCs/>
          <w:sz w:val="22"/>
          <w:szCs w:val="22"/>
        </w:rPr>
        <w:t>ADAMTS6</w:t>
      </w:r>
      <w:r w:rsidR="007259DB" w:rsidRPr="007259DB">
        <w:rPr>
          <w:sz w:val="22"/>
          <w:szCs w:val="22"/>
        </w:rPr>
        <w:t>.</w:t>
      </w:r>
      <w:r w:rsidR="007259DB">
        <w:rPr>
          <w:sz w:val="22"/>
          <w:szCs w:val="22"/>
        </w:rPr>
        <w:t xml:space="preserve"> </w:t>
      </w:r>
      <w:r w:rsidR="001D7CDB" w:rsidRPr="00CB0884">
        <w:rPr>
          <w:sz w:val="22"/>
          <w:szCs w:val="22"/>
        </w:rPr>
        <w:t>LumP w</w:t>
      </w:r>
      <w:r w:rsidR="00797417">
        <w:rPr>
          <w:sz w:val="22"/>
          <w:szCs w:val="22"/>
        </w:rPr>
        <w:t>as</w:t>
      </w:r>
      <w:r w:rsidR="001D7CDB" w:rsidRPr="00CB0884">
        <w:rPr>
          <w:sz w:val="22"/>
          <w:szCs w:val="22"/>
        </w:rPr>
        <w:t xml:space="preserve"> enriched for genes associated with luminal/epithelial differentiation (</w:t>
      </w:r>
      <w:r w:rsidR="001D7CDB" w:rsidRPr="00CB0884">
        <w:rPr>
          <w:i/>
          <w:iCs/>
          <w:sz w:val="22"/>
          <w:szCs w:val="22"/>
        </w:rPr>
        <w:t>VSIG2</w:t>
      </w:r>
      <w:r w:rsidR="001D7CDB" w:rsidRPr="00CB0884">
        <w:rPr>
          <w:sz w:val="22"/>
          <w:szCs w:val="22"/>
        </w:rPr>
        <w:t xml:space="preserve">), </w:t>
      </w:r>
      <w:r w:rsidR="00103179">
        <w:rPr>
          <w:sz w:val="22"/>
          <w:szCs w:val="22"/>
        </w:rPr>
        <w:t xml:space="preserve">the </w:t>
      </w:r>
      <w:r w:rsidR="001D7CDB" w:rsidRPr="00CB0884">
        <w:rPr>
          <w:sz w:val="22"/>
          <w:szCs w:val="22"/>
        </w:rPr>
        <w:t xml:space="preserve">protease </w:t>
      </w:r>
      <w:r w:rsidR="001D7CDB" w:rsidRPr="00CB0884">
        <w:rPr>
          <w:i/>
          <w:iCs/>
          <w:sz w:val="22"/>
          <w:szCs w:val="22"/>
        </w:rPr>
        <w:t>TMPRSS4</w:t>
      </w:r>
      <w:r w:rsidR="001D7CDB" w:rsidRPr="00CB0884">
        <w:rPr>
          <w:sz w:val="22"/>
          <w:szCs w:val="22"/>
        </w:rPr>
        <w:t xml:space="preserve">, the transcription factor </w:t>
      </w:r>
      <w:r w:rsidR="001D7CDB" w:rsidRPr="00CB0884">
        <w:rPr>
          <w:i/>
          <w:iCs/>
          <w:sz w:val="22"/>
          <w:szCs w:val="22"/>
        </w:rPr>
        <w:t>MECOM</w:t>
      </w:r>
      <w:r w:rsidR="001D7CDB" w:rsidRPr="00CB0884">
        <w:rPr>
          <w:sz w:val="22"/>
          <w:szCs w:val="22"/>
        </w:rPr>
        <w:t>, and regulators of migration, stress adaptation, and membrane dynamics (</w:t>
      </w:r>
      <w:r w:rsidR="001D7CDB" w:rsidRPr="00CB0884">
        <w:rPr>
          <w:i/>
          <w:iCs/>
          <w:sz w:val="22"/>
          <w:szCs w:val="22"/>
        </w:rPr>
        <w:t>MGST2, SH3BP1, SERINC5, MAOA</w:t>
      </w:r>
      <w:r w:rsidR="001D7CDB" w:rsidRPr="00CB0884">
        <w:rPr>
          <w:sz w:val="22"/>
          <w:szCs w:val="22"/>
        </w:rPr>
        <w:t>).</w:t>
      </w:r>
      <w:r w:rsidR="001D7CDB">
        <w:rPr>
          <w:sz w:val="22"/>
          <w:szCs w:val="22"/>
        </w:rPr>
        <w:t xml:space="preserve"> </w:t>
      </w:r>
      <w:r w:rsidR="002D7AEA" w:rsidRPr="002D7AEA">
        <w:rPr>
          <w:sz w:val="22"/>
          <w:szCs w:val="22"/>
        </w:rPr>
        <w:t>LumNS showed enrichment of genes associated with tumor progression (</w:t>
      </w:r>
      <w:r w:rsidR="002D7AEA" w:rsidRPr="002D7AEA">
        <w:rPr>
          <w:i/>
          <w:iCs/>
          <w:sz w:val="22"/>
          <w:szCs w:val="22"/>
        </w:rPr>
        <w:t>LEMD1</w:t>
      </w:r>
      <w:r w:rsidR="002D7AEA" w:rsidRPr="002D7AEA">
        <w:rPr>
          <w:sz w:val="22"/>
          <w:szCs w:val="22"/>
        </w:rPr>
        <w:t xml:space="preserve">), </w:t>
      </w:r>
      <w:r w:rsidR="00F2381A" w:rsidRPr="002D7AEA">
        <w:rPr>
          <w:sz w:val="22"/>
          <w:szCs w:val="22"/>
        </w:rPr>
        <w:t>GPCR-family signaling (</w:t>
      </w:r>
      <w:r w:rsidR="00F2381A" w:rsidRPr="002D7AEA">
        <w:rPr>
          <w:i/>
          <w:iCs/>
          <w:sz w:val="22"/>
          <w:szCs w:val="22"/>
        </w:rPr>
        <w:t>OR10R2</w:t>
      </w:r>
      <w:r w:rsidR="00F2381A" w:rsidRPr="002D7AEA">
        <w:rPr>
          <w:sz w:val="22"/>
          <w:szCs w:val="22"/>
        </w:rPr>
        <w:t xml:space="preserve">), </w:t>
      </w:r>
      <w:r w:rsidR="00360395" w:rsidRPr="00360395">
        <w:rPr>
          <w:sz w:val="22"/>
          <w:szCs w:val="22"/>
        </w:rPr>
        <w:t xml:space="preserve">glycosylation </w:t>
      </w:r>
      <w:r w:rsidR="00360395">
        <w:rPr>
          <w:sz w:val="22"/>
          <w:szCs w:val="22"/>
        </w:rPr>
        <w:t>(</w:t>
      </w:r>
      <w:r w:rsidR="00360395" w:rsidRPr="002D7AEA">
        <w:rPr>
          <w:i/>
          <w:iCs/>
          <w:sz w:val="22"/>
          <w:szCs w:val="22"/>
        </w:rPr>
        <w:t>MGAT5</w:t>
      </w:r>
      <w:r w:rsidR="00360395">
        <w:rPr>
          <w:sz w:val="22"/>
          <w:szCs w:val="22"/>
        </w:rPr>
        <w:t xml:space="preserve">), </w:t>
      </w:r>
      <w:r w:rsidR="002D7AEA" w:rsidRPr="002D7AEA">
        <w:rPr>
          <w:sz w:val="22"/>
          <w:szCs w:val="22"/>
        </w:rPr>
        <w:t>membrane transport (</w:t>
      </w:r>
      <w:r w:rsidR="002D7AEA" w:rsidRPr="002D7AEA">
        <w:rPr>
          <w:i/>
          <w:iCs/>
          <w:sz w:val="22"/>
          <w:szCs w:val="22"/>
        </w:rPr>
        <w:t>SLC45A3, SLC7A9</w:t>
      </w:r>
      <w:r w:rsidR="002D7AEA" w:rsidRPr="002D7AEA">
        <w:rPr>
          <w:sz w:val="22"/>
          <w:szCs w:val="22"/>
        </w:rPr>
        <w:t>), transcriptional regulation (</w:t>
      </w:r>
      <w:r w:rsidR="002D7AEA" w:rsidRPr="002D7AEA">
        <w:rPr>
          <w:i/>
          <w:iCs/>
          <w:sz w:val="22"/>
          <w:szCs w:val="22"/>
        </w:rPr>
        <w:t>EDRF1</w:t>
      </w:r>
      <w:r w:rsidR="002D7AEA" w:rsidRPr="002D7AEA">
        <w:rPr>
          <w:sz w:val="22"/>
          <w:szCs w:val="22"/>
        </w:rPr>
        <w:t>), and keratin-associated structural protein (</w:t>
      </w:r>
      <w:r w:rsidR="002D7AEA" w:rsidRPr="002D7AEA">
        <w:rPr>
          <w:i/>
          <w:iCs/>
          <w:sz w:val="22"/>
          <w:szCs w:val="22"/>
        </w:rPr>
        <w:t>KRTAP5-6</w:t>
      </w:r>
      <w:r w:rsidR="002D7AEA" w:rsidRPr="002D7AEA">
        <w:rPr>
          <w:sz w:val="22"/>
          <w:szCs w:val="22"/>
        </w:rPr>
        <w:t>).</w:t>
      </w:r>
      <w:r w:rsidR="00F2381A">
        <w:rPr>
          <w:sz w:val="22"/>
          <w:szCs w:val="22"/>
        </w:rPr>
        <w:t xml:space="preserve"> </w:t>
      </w:r>
      <w:r w:rsidR="00B3089A" w:rsidRPr="00B3089A">
        <w:rPr>
          <w:sz w:val="22"/>
          <w:szCs w:val="22"/>
        </w:rPr>
        <w:t xml:space="preserve">LumU showed upregulation of the canonical urothelial differentiation marker </w:t>
      </w:r>
      <w:r w:rsidR="00B3089A" w:rsidRPr="00B3089A">
        <w:rPr>
          <w:i/>
          <w:iCs/>
          <w:sz w:val="22"/>
          <w:szCs w:val="22"/>
        </w:rPr>
        <w:t>UPK2</w:t>
      </w:r>
      <w:r w:rsidR="00B3089A">
        <w:rPr>
          <w:sz w:val="22"/>
          <w:szCs w:val="22"/>
        </w:rPr>
        <w:t>,</w:t>
      </w:r>
      <w:r w:rsidR="00B3089A" w:rsidRPr="00B3089A">
        <w:rPr>
          <w:sz w:val="22"/>
          <w:szCs w:val="22"/>
        </w:rPr>
        <w:t xml:space="preserve"> the epithelial transcription factor </w:t>
      </w:r>
      <w:r w:rsidR="00B3089A" w:rsidRPr="00B3089A">
        <w:rPr>
          <w:i/>
          <w:iCs/>
          <w:sz w:val="22"/>
          <w:szCs w:val="22"/>
        </w:rPr>
        <w:t>GRHL3</w:t>
      </w:r>
      <w:r w:rsidR="00B3089A">
        <w:rPr>
          <w:i/>
          <w:iCs/>
          <w:sz w:val="22"/>
          <w:szCs w:val="22"/>
        </w:rPr>
        <w:t xml:space="preserve">, </w:t>
      </w:r>
      <w:r w:rsidR="00B3089A" w:rsidRPr="00B3089A">
        <w:rPr>
          <w:sz w:val="22"/>
          <w:szCs w:val="22"/>
        </w:rPr>
        <w:t>and genes likely associated with tumor progression (</w:t>
      </w:r>
      <w:r w:rsidR="00B3089A" w:rsidRPr="00B3089A">
        <w:rPr>
          <w:i/>
          <w:iCs/>
          <w:sz w:val="22"/>
          <w:szCs w:val="22"/>
        </w:rPr>
        <w:t>ACSL1, SPNS2</w:t>
      </w:r>
      <w:r w:rsidR="00B3089A" w:rsidRPr="00B3089A">
        <w:rPr>
          <w:sz w:val="22"/>
          <w:szCs w:val="22"/>
        </w:rPr>
        <w:t>).</w:t>
      </w:r>
      <w:r w:rsidR="00B3089A">
        <w:rPr>
          <w:sz w:val="22"/>
          <w:szCs w:val="22"/>
        </w:rPr>
        <w:t xml:space="preserve"> </w:t>
      </w:r>
      <w:r w:rsidR="00A41430" w:rsidRPr="00A41430">
        <w:rPr>
          <w:sz w:val="22"/>
          <w:szCs w:val="22"/>
        </w:rPr>
        <w:t>Stroma-rich exhibited upregulation of genes associated with tumor progression (</w:t>
      </w:r>
      <w:r w:rsidR="00A41430" w:rsidRPr="00A41430">
        <w:rPr>
          <w:i/>
          <w:iCs/>
          <w:sz w:val="22"/>
          <w:szCs w:val="22"/>
        </w:rPr>
        <w:t>IGF1, CD24, AEBP1</w:t>
      </w:r>
      <w:r w:rsidR="00A41430" w:rsidRPr="00A41430">
        <w:rPr>
          <w:sz w:val="22"/>
          <w:szCs w:val="22"/>
        </w:rPr>
        <w:t>), proliferation-related processes (</w:t>
      </w:r>
      <w:r w:rsidR="00A41430" w:rsidRPr="00A41430">
        <w:rPr>
          <w:i/>
          <w:iCs/>
          <w:sz w:val="22"/>
          <w:szCs w:val="22"/>
        </w:rPr>
        <w:t>LSM4, MORF4L1</w:t>
      </w:r>
      <w:r w:rsidR="00A41430" w:rsidRPr="00A41430">
        <w:rPr>
          <w:sz w:val="22"/>
          <w:szCs w:val="22"/>
        </w:rPr>
        <w:t xml:space="preserve">), and </w:t>
      </w:r>
      <w:r w:rsidR="00A41430">
        <w:rPr>
          <w:sz w:val="22"/>
          <w:szCs w:val="22"/>
        </w:rPr>
        <w:t>TME</w:t>
      </w:r>
      <w:r w:rsidR="00A41430" w:rsidRPr="00A41430">
        <w:rPr>
          <w:sz w:val="22"/>
          <w:szCs w:val="22"/>
        </w:rPr>
        <w:t xml:space="preserve"> interactions (</w:t>
      </w:r>
      <w:r w:rsidR="00A41430" w:rsidRPr="00A41430">
        <w:rPr>
          <w:i/>
          <w:iCs/>
          <w:sz w:val="22"/>
          <w:szCs w:val="22"/>
        </w:rPr>
        <w:t>LUM, MYH11, SFRP1, SFRP4</w:t>
      </w:r>
      <w:r w:rsidR="00A41430" w:rsidRPr="00A41430">
        <w:rPr>
          <w:sz w:val="22"/>
          <w:szCs w:val="22"/>
        </w:rPr>
        <w:t>).</w:t>
      </w:r>
      <w:r w:rsidR="00B24C3D" w:rsidRPr="00B24C3D">
        <w:rPr>
          <w:sz w:val="22"/>
          <w:szCs w:val="22"/>
        </w:rPr>
        <w:t xml:space="preserve"> </w:t>
      </w:r>
      <w:r w:rsidR="00B24C3D" w:rsidRPr="00A41430">
        <w:rPr>
          <w:sz w:val="22"/>
          <w:szCs w:val="22"/>
        </w:rPr>
        <w:t xml:space="preserve">NE-like </w:t>
      </w:r>
      <w:r w:rsidR="00B24C3D">
        <w:rPr>
          <w:sz w:val="22"/>
          <w:szCs w:val="22"/>
        </w:rPr>
        <w:t>was</w:t>
      </w:r>
      <w:r w:rsidR="00B24C3D" w:rsidRPr="00A41430">
        <w:rPr>
          <w:sz w:val="22"/>
          <w:szCs w:val="22"/>
        </w:rPr>
        <w:t xml:space="preserve"> enriched for canonical neuroendocrine markers (</w:t>
      </w:r>
      <w:r w:rsidR="00B24C3D" w:rsidRPr="00A41430">
        <w:rPr>
          <w:i/>
          <w:iCs/>
          <w:sz w:val="22"/>
          <w:szCs w:val="22"/>
        </w:rPr>
        <w:t>INSM1, CHGB, NEUROD1</w:t>
      </w:r>
      <w:r w:rsidR="00B24C3D" w:rsidRPr="00A41430">
        <w:rPr>
          <w:sz w:val="22"/>
          <w:szCs w:val="22"/>
        </w:rPr>
        <w:t>), genes associated with tumor aggressiveness and stemness (</w:t>
      </w:r>
      <w:r w:rsidR="00B24C3D" w:rsidRPr="00A41430">
        <w:rPr>
          <w:i/>
          <w:iCs/>
          <w:sz w:val="22"/>
          <w:szCs w:val="22"/>
        </w:rPr>
        <w:t>NES, PKD1</w:t>
      </w:r>
      <w:r w:rsidR="00B24C3D" w:rsidRPr="00A41430">
        <w:rPr>
          <w:sz w:val="22"/>
          <w:szCs w:val="22"/>
        </w:rPr>
        <w:t>), and additional neuronal genes (</w:t>
      </w:r>
      <w:r w:rsidR="00B24C3D" w:rsidRPr="00A41430">
        <w:rPr>
          <w:i/>
          <w:iCs/>
          <w:sz w:val="22"/>
          <w:szCs w:val="22"/>
        </w:rPr>
        <w:t>ELAVL3, CRMP1</w:t>
      </w:r>
      <w:r w:rsidR="00B24C3D" w:rsidRPr="00A41430">
        <w:rPr>
          <w:sz w:val="22"/>
          <w:szCs w:val="22"/>
        </w:rPr>
        <w:t>).</w:t>
      </w:r>
    </w:p>
    <w:p w14:paraId="2F21E8DD" w14:textId="77777777" w:rsidR="00350CA8" w:rsidRDefault="00350CA8" w:rsidP="00CB0884">
      <w:pPr>
        <w:autoSpaceDE w:val="0"/>
        <w:autoSpaceDN w:val="0"/>
        <w:adjustRightInd w:val="0"/>
        <w:spacing w:line="360" w:lineRule="auto"/>
        <w:jc w:val="both"/>
        <w:rPr>
          <w:sz w:val="22"/>
          <w:szCs w:val="22"/>
        </w:rPr>
      </w:pPr>
    </w:p>
    <w:p w14:paraId="0019B79C" w14:textId="20D8BC38" w:rsidR="00AD112F" w:rsidRDefault="00B77DEE" w:rsidP="00B77DEE">
      <w:pPr>
        <w:autoSpaceDE w:val="0"/>
        <w:autoSpaceDN w:val="0"/>
        <w:adjustRightInd w:val="0"/>
        <w:spacing w:line="360" w:lineRule="auto"/>
        <w:jc w:val="both"/>
        <w:rPr>
          <w:i/>
          <w:iCs/>
          <w:sz w:val="22"/>
          <w:szCs w:val="22"/>
        </w:rPr>
      </w:pPr>
      <w:r w:rsidRPr="00B77DEE">
        <w:rPr>
          <w:i/>
          <w:iCs/>
          <w:sz w:val="22"/>
          <w:szCs w:val="22"/>
        </w:rPr>
        <w:t xml:space="preserve">Differential Gene Expression </w:t>
      </w:r>
      <w:r w:rsidR="007E3286">
        <w:rPr>
          <w:i/>
          <w:iCs/>
          <w:sz w:val="22"/>
          <w:szCs w:val="22"/>
        </w:rPr>
        <w:t>of</w:t>
      </w:r>
      <w:r w:rsidRPr="00B77DEE">
        <w:rPr>
          <w:i/>
          <w:iCs/>
          <w:sz w:val="22"/>
          <w:szCs w:val="22"/>
        </w:rPr>
        <w:t xml:space="preserve"> MP</w:t>
      </w:r>
      <w:r w:rsidR="007E3286">
        <w:rPr>
          <w:i/>
          <w:iCs/>
          <w:sz w:val="22"/>
          <w:szCs w:val="22"/>
        </w:rPr>
        <w:t xml:space="preserve"> </w:t>
      </w:r>
      <w:r w:rsidR="007E3286" w:rsidRPr="007E3286">
        <w:rPr>
          <w:i/>
          <w:iCs/>
          <w:sz w:val="22"/>
          <w:szCs w:val="22"/>
        </w:rPr>
        <w:t>Compared with</w:t>
      </w:r>
      <w:r w:rsidR="007E3286">
        <w:rPr>
          <w:i/>
          <w:iCs/>
          <w:sz w:val="22"/>
          <w:szCs w:val="22"/>
        </w:rPr>
        <w:t xml:space="preserve"> CIUC, PUC,</w:t>
      </w:r>
      <w:r w:rsidRPr="00B77DEE">
        <w:rPr>
          <w:i/>
          <w:iCs/>
          <w:sz w:val="22"/>
          <w:szCs w:val="22"/>
        </w:rPr>
        <w:t xml:space="preserve"> PC, and S</w:t>
      </w:r>
      <w:r w:rsidR="007E3286">
        <w:rPr>
          <w:i/>
          <w:iCs/>
          <w:sz w:val="22"/>
          <w:szCs w:val="22"/>
        </w:rPr>
        <w:t>M</w:t>
      </w:r>
      <w:r w:rsidRPr="00B77DEE">
        <w:rPr>
          <w:i/>
          <w:iCs/>
          <w:sz w:val="22"/>
          <w:szCs w:val="22"/>
        </w:rPr>
        <w:t xml:space="preserve"> </w:t>
      </w:r>
    </w:p>
    <w:p w14:paraId="58997F2D" w14:textId="00FD2694" w:rsidR="009D7192" w:rsidRPr="009D7192" w:rsidRDefault="00DF7E1B" w:rsidP="009D7192">
      <w:pPr>
        <w:spacing w:line="360" w:lineRule="auto"/>
        <w:jc w:val="both"/>
        <w:rPr>
          <w:sz w:val="22"/>
          <w:szCs w:val="22"/>
        </w:rPr>
      </w:pPr>
      <w:r>
        <w:rPr>
          <w:sz w:val="22"/>
          <w:szCs w:val="22"/>
        </w:rPr>
        <w:tab/>
      </w:r>
      <w:r w:rsidR="008C151A" w:rsidRPr="004D780E">
        <w:rPr>
          <w:sz w:val="22"/>
          <w:szCs w:val="22"/>
        </w:rPr>
        <w:t xml:space="preserve"> </w:t>
      </w:r>
      <w:r w:rsidR="00F140F3" w:rsidRPr="009701B3">
        <w:rPr>
          <w:sz w:val="22"/>
          <w:szCs w:val="22"/>
          <w:highlight w:val="yellow"/>
        </w:rPr>
        <w:t xml:space="preserve">Compared with CIUC, MP demonstrated strong upregulation of luminal-associated markers, including </w:t>
      </w:r>
      <w:r w:rsidR="00F140F3" w:rsidRPr="009701B3">
        <w:rPr>
          <w:i/>
          <w:iCs/>
          <w:sz w:val="22"/>
          <w:szCs w:val="22"/>
          <w:highlight w:val="yellow"/>
        </w:rPr>
        <w:t>KRT20</w:t>
      </w:r>
      <w:r w:rsidR="00F140F3" w:rsidRPr="009701B3">
        <w:rPr>
          <w:sz w:val="22"/>
          <w:szCs w:val="22"/>
          <w:highlight w:val="yellow"/>
        </w:rPr>
        <w:t xml:space="preserve">, </w:t>
      </w:r>
      <w:r w:rsidR="00F140F3" w:rsidRPr="009701B3">
        <w:rPr>
          <w:i/>
          <w:iCs/>
          <w:sz w:val="22"/>
          <w:szCs w:val="22"/>
          <w:highlight w:val="yellow"/>
        </w:rPr>
        <w:t>UPK1A</w:t>
      </w:r>
      <w:r w:rsidR="00F140F3" w:rsidRPr="009701B3">
        <w:rPr>
          <w:sz w:val="22"/>
          <w:szCs w:val="22"/>
          <w:highlight w:val="yellow"/>
        </w:rPr>
        <w:t xml:space="preserve">, </w:t>
      </w:r>
      <w:r w:rsidR="00F140F3" w:rsidRPr="009701B3">
        <w:rPr>
          <w:i/>
          <w:iCs/>
          <w:sz w:val="22"/>
          <w:szCs w:val="22"/>
          <w:highlight w:val="yellow"/>
        </w:rPr>
        <w:t>VSIG2</w:t>
      </w:r>
      <w:r w:rsidR="00F140F3" w:rsidRPr="009701B3">
        <w:rPr>
          <w:sz w:val="22"/>
          <w:szCs w:val="22"/>
          <w:highlight w:val="yellow"/>
        </w:rPr>
        <w:t xml:space="preserve">, and </w:t>
      </w:r>
      <w:r w:rsidR="00F140F3" w:rsidRPr="009701B3">
        <w:rPr>
          <w:i/>
          <w:iCs/>
          <w:sz w:val="22"/>
          <w:szCs w:val="22"/>
          <w:highlight w:val="yellow"/>
        </w:rPr>
        <w:t>PSCA</w:t>
      </w:r>
      <w:r w:rsidR="00F140F3" w:rsidRPr="009701B3">
        <w:rPr>
          <w:sz w:val="22"/>
          <w:szCs w:val="22"/>
          <w:highlight w:val="yellow"/>
        </w:rPr>
        <w:t xml:space="preserve"> (</w:t>
      </w:r>
      <w:r w:rsidR="004106C6" w:rsidRPr="009701B3">
        <w:rPr>
          <w:sz w:val="22"/>
          <w:szCs w:val="22"/>
          <w:highlight w:val="yellow"/>
        </w:rPr>
        <w:t xml:space="preserve">log2 fold change [log2FC] </w:t>
      </w:r>
      <w:r w:rsidR="00F140F3" w:rsidRPr="009701B3">
        <w:rPr>
          <w:sz w:val="22"/>
          <w:szCs w:val="22"/>
          <w:highlight w:val="yellow"/>
        </w:rPr>
        <w:t xml:space="preserve">= 2.7), along with increased </w:t>
      </w:r>
      <w:r w:rsidR="00F140F3" w:rsidRPr="009701B3">
        <w:rPr>
          <w:i/>
          <w:iCs/>
          <w:sz w:val="22"/>
          <w:szCs w:val="22"/>
          <w:highlight w:val="yellow"/>
        </w:rPr>
        <w:t>ERBB2</w:t>
      </w:r>
      <w:r w:rsidR="00F140F3" w:rsidRPr="009701B3">
        <w:rPr>
          <w:sz w:val="22"/>
          <w:szCs w:val="22"/>
          <w:highlight w:val="yellow"/>
        </w:rPr>
        <w:t xml:space="preserve"> </w:t>
      </w:r>
      <w:r w:rsidR="00441B07" w:rsidRPr="009701B3">
        <w:rPr>
          <w:sz w:val="22"/>
          <w:szCs w:val="22"/>
          <w:highlight w:val="yellow"/>
        </w:rPr>
        <w:t xml:space="preserve">expression </w:t>
      </w:r>
      <w:r w:rsidR="00F140F3" w:rsidRPr="009701B3">
        <w:rPr>
          <w:sz w:val="22"/>
          <w:szCs w:val="22"/>
          <w:highlight w:val="yellow"/>
        </w:rPr>
        <w:t xml:space="preserve">(log2FC = 1.5) and genes related to epithelial/secretory differentiation, including </w:t>
      </w:r>
      <w:r w:rsidR="00F140F3" w:rsidRPr="009701B3">
        <w:rPr>
          <w:i/>
          <w:iCs/>
          <w:sz w:val="22"/>
          <w:szCs w:val="22"/>
          <w:highlight w:val="yellow"/>
        </w:rPr>
        <w:t>CLDN4</w:t>
      </w:r>
      <w:r w:rsidR="00F140F3" w:rsidRPr="009701B3">
        <w:rPr>
          <w:sz w:val="22"/>
          <w:szCs w:val="22"/>
          <w:highlight w:val="yellow"/>
        </w:rPr>
        <w:t xml:space="preserve">, </w:t>
      </w:r>
      <w:r w:rsidR="00F140F3" w:rsidRPr="009701B3">
        <w:rPr>
          <w:i/>
          <w:iCs/>
          <w:sz w:val="22"/>
          <w:szCs w:val="22"/>
          <w:highlight w:val="yellow"/>
        </w:rPr>
        <w:t>GPRC5A</w:t>
      </w:r>
      <w:r w:rsidR="00F140F3" w:rsidRPr="009701B3">
        <w:rPr>
          <w:sz w:val="22"/>
          <w:szCs w:val="22"/>
          <w:highlight w:val="yellow"/>
        </w:rPr>
        <w:t xml:space="preserve">, and </w:t>
      </w:r>
      <w:r w:rsidR="00F140F3" w:rsidRPr="009701B3">
        <w:rPr>
          <w:i/>
          <w:iCs/>
          <w:sz w:val="22"/>
          <w:szCs w:val="22"/>
          <w:highlight w:val="yellow"/>
        </w:rPr>
        <w:t>MUC1</w:t>
      </w:r>
      <w:r w:rsidR="00F140F3" w:rsidRPr="009701B3">
        <w:rPr>
          <w:sz w:val="22"/>
          <w:szCs w:val="22"/>
          <w:highlight w:val="yellow"/>
        </w:rPr>
        <w:t xml:space="preserve"> (log2FC = 3.0)</w:t>
      </w:r>
      <w:r w:rsidR="00197DC8" w:rsidRPr="009701B3">
        <w:rPr>
          <w:sz w:val="22"/>
          <w:szCs w:val="22"/>
          <w:highlight w:val="yellow"/>
        </w:rPr>
        <w:t xml:space="preserve"> (Fig. 3A)</w:t>
      </w:r>
      <w:r w:rsidR="00F140F3" w:rsidRPr="009701B3">
        <w:rPr>
          <w:sz w:val="22"/>
          <w:szCs w:val="22"/>
          <w:highlight w:val="yellow"/>
        </w:rPr>
        <w:t xml:space="preserve">. </w:t>
      </w:r>
      <w:r w:rsidR="00441B07" w:rsidRPr="009701B3">
        <w:rPr>
          <w:sz w:val="22"/>
          <w:szCs w:val="22"/>
          <w:highlight w:val="yellow"/>
        </w:rPr>
        <w:t>Additional enriched genes included those associated with stemness</w:t>
      </w:r>
      <w:r w:rsidR="00735C17" w:rsidRPr="009701B3">
        <w:rPr>
          <w:sz w:val="22"/>
          <w:szCs w:val="22"/>
          <w:highlight w:val="yellow"/>
        </w:rPr>
        <w:t>/</w:t>
      </w:r>
      <w:r w:rsidR="00441B07" w:rsidRPr="009701B3">
        <w:rPr>
          <w:sz w:val="22"/>
          <w:szCs w:val="22"/>
          <w:highlight w:val="yellow"/>
        </w:rPr>
        <w:t xml:space="preserve">epithelial differentiation, such as </w:t>
      </w:r>
      <w:r w:rsidR="00441B07" w:rsidRPr="009701B3">
        <w:rPr>
          <w:i/>
          <w:iCs/>
          <w:sz w:val="22"/>
          <w:szCs w:val="22"/>
          <w:highlight w:val="yellow"/>
        </w:rPr>
        <w:t>ALDH1A3</w:t>
      </w:r>
      <w:r w:rsidR="00441B07" w:rsidRPr="009701B3">
        <w:rPr>
          <w:sz w:val="22"/>
          <w:szCs w:val="22"/>
          <w:highlight w:val="yellow"/>
        </w:rPr>
        <w:t xml:space="preserve">, as well as genes involved in mucosal/epithelial signaling and transport, including </w:t>
      </w:r>
      <w:r w:rsidR="00441B07" w:rsidRPr="009701B3">
        <w:rPr>
          <w:i/>
          <w:iCs/>
          <w:sz w:val="22"/>
          <w:szCs w:val="22"/>
          <w:highlight w:val="yellow"/>
        </w:rPr>
        <w:t>CXCL17</w:t>
      </w:r>
      <w:r w:rsidR="00441B07" w:rsidRPr="009701B3">
        <w:rPr>
          <w:sz w:val="22"/>
          <w:szCs w:val="22"/>
          <w:highlight w:val="yellow"/>
        </w:rPr>
        <w:t xml:space="preserve">, </w:t>
      </w:r>
      <w:r w:rsidR="00441B07" w:rsidRPr="009701B3">
        <w:rPr>
          <w:i/>
          <w:iCs/>
          <w:sz w:val="22"/>
          <w:szCs w:val="22"/>
          <w:highlight w:val="yellow"/>
        </w:rPr>
        <w:t>SPNS2</w:t>
      </w:r>
      <w:r w:rsidR="00441B07" w:rsidRPr="009701B3">
        <w:rPr>
          <w:sz w:val="22"/>
          <w:szCs w:val="22"/>
          <w:highlight w:val="yellow"/>
        </w:rPr>
        <w:t xml:space="preserve">, and </w:t>
      </w:r>
      <w:r w:rsidR="00441B07" w:rsidRPr="009701B3">
        <w:rPr>
          <w:i/>
          <w:iCs/>
          <w:sz w:val="22"/>
          <w:szCs w:val="22"/>
          <w:highlight w:val="yellow"/>
        </w:rPr>
        <w:t>HPGD</w:t>
      </w:r>
      <w:r w:rsidR="00441B07" w:rsidRPr="009701B3">
        <w:rPr>
          <w:sz w:val="22"/>
          <w:szCs w:val="22"/>
          <w:highlight w:val="yellow"/>
        </w:rPr>
        <w:t xml:space="preserve">. Several genes demonstrated particularly large effect sizes and high statistical significance, including </w:t>
      </w:r>
      <w:r w:rsidR="00441B07" w:rsidRPr="009701B3">
        <w:rPr>
          <w:i/>
          <w:iCs/>
          <w:sz w:val="22"/>
          <w:szCs w:val="22"/>
          <w:highlight w:val="yellow"/>
        </w:rPr>
        <w:t>RARRES1</w:t>
      </w:r>
      <w:r w:rsidR="00441B07" w:rsidRPr="009701B3">
        <w:rPr>
          <w:sz w:val="22"/>
          <w:szCs w:val="22"/>
          <w:highlight w:val="yellow"/>
        </w:rPr>
        <w:t xml:space="preserve"> (log2FC </w:t>
      </w:r>
      <w:r w:rsidR="004A1FA3" w:rsidRPr="009701B3">
        <w:rPr>
          <w:sz w:val="22"/>
          <w:szCs w:val="22"/>
          <w:highlight w:val="yellow"/>
        </w:rPr>
        <w:t>=</w:t>
      </w:r>
      <w:r w:rsidR="00441B07" w:rsidRPr="009701B3">
        <w:rPr>
          <w:sz w:val="22"/>
          <w:szCs w:val="22"/>
          <w:highlight w:val="yellow"/>
        </w:rPr>
        <w:t xml:space="preserve"> 4.5), linked to epithelial differentiation, </w:t>
      </w:r>
      <w:r w:rsidR="00441B07" w:rsidRPr="009701B3">
        <w:rPr>
          <w:i/>
          <w:iCs/>
          <w:sz w:val="22"/>
          <w:szCs w:val="22"/>
          <w:highlight w:val="yellow"/>
        </w:rPr>
        <w:t>GDF15</w:t>
      </w:r>
      <w:r w:rsidR="00441B07" w:rsidRPr="009701B3">
        <w:rPr>
          <w:sz w:val="22"/>
          <w:szCs w:val="22"/>
          <w:highlight w:val="yellow"/>
        </w:rPr>
        <w:t xml:space="preserve"> (log2FC </w:t>
      </w:r>
      <w:r w:rsidR="004A1FA3" w:rsidRPr="009701B3">
        <w:rPr>
          <w:sz w:val="22"/>
          <w:szCs w:val="22"/>
          <w:highlight w:val="yellow"/>
        </w:rPr>
        <w:t>=</w:t>
      </w:r>
      <w:r w:rsidR="00441B07" w:rsidRPr="009701B3">
        <w:rPr>
          <w:sz w:val="22"/>
          <w:szCs w:val="22"/>
          <w:highlight w:val="yellow"/>
        </w:rPr>
        <w:t xml:space="preserve"> </w:t>
      </w:r>
      <w:r w:rsidR="004A1FA3" w:rsidRPr="009701B3">
        <w:rPr>
          <w:sz w:val="22"/>
          <w:szCs w:val="22"/>
          <w:highlight w:val="yellow"/>
        </w:rPr>
        <w:t>3.9</w:t>
      </w:r>
      <w:r w:rsidR="00441B07" w:rsidRPr="009701B3">
        <w:rPr>
          <w:sz w:val="22"/>
          <w:szCs w:val="22"/>
          <w:highlight w:val="yellow"/>
        </w:rPr>
        <w:t xml:space="preserve">), associated with stress-response signaling, </w:t>
      </w:r>
      <w:r w:rsidR="00441B07" w:rsidRPr="009701B3">
        <w:rPr>
          <w:i/>
          <w:iCs/>
          <w:sz w:val="22"/>
          <w:szCs w:val="22"/>
          <w:highlight w:val="yellow"/>
        </w:rPr>
        <w:t>LCN2</w:t>
      </w:r>
      <w:r w:rsidR="00441B07" w:rsidRPr="009701B3">
        <w:rPr>
          <w:sz w:val="22"/>
          <w:szCs w:val="22"/>
          <w:highlight w:val="yellow"/>
        </w:rPr>
        <w:t xml:space="preserve"> (log2FC </w:t>
      </w:r>
      <w:r w:rsidR="004A1FA3" w:rsidRPr="009701B3">
        <w:rPr>
          <w:sz w:val="22"/>
          <w:szCs w:val="22"/>
          <w:highlight w:val="yellow"/>
        </w:rPr>
        <w:t>=</w:t>
      </w:r>
      <w:r w:rsidR="00441B07" w:rsidRPr="009701B3">
        <w:rPr>
          <w:sz w:val="22"/>
          <w:szCs w:val="22"/>
          <w:highlight w:val="yellow"/>
        </w:rPr>
        <w:t xml:space="preserve"> 3.5), related to epithelial secretory programs, and the luminal-associated marker </w:t>
      </w:r>
      <w:r w:rsidR="00441B07" w:rsidRPr="009701B3">
        <w:rPr>
          <w:i/>
          <w:iCs/>
          <w:sz w:val="22"/>
          <w:szCs w:val="22"/>
          <w:highlight w:val="yellow"/>
        </w:rPr>
        <w:t>PSCA</w:t>
      </w:r>
      <w:r w:rsidR="00441B07" w:rsidRPr="009701B3">
        <w:rPr>
          <w:sz w:val="22"/>
          <w:szCs w:val="22"/>
          <w:highlight w:val="yellow"/>
        </w:rPr>
        <w:t>.</w:t>
      </w:r>
      <w:r w:rsidR="0089151A" w:rsidRPr="009701B3">
        <w:rPr>
          <w:sz w:val="22"/>
          <w:szCs w:val="22"/>
          <w:highlight w:val="yellow"/>
        </w:rPr>
        <w:t xml:space="preserve"> Additional highly enriched genes included the immunoglobulin-related genes </w:t>
      </w:r>
      <w:r w:rsidR="0089151A" w:rsidRPr="009701B3">
        <w:rPr>
          <w:i/>
          <w:iCs/>
          <w:sz w:val="22"/>
          <w:szCs w:val="22"/>
          <w:highlight w:val="yellow"/>
        </w:rPr>
        <w:t>IGHA1</w:t>
      </w:r>
      <w:r w:rsidR="0089151A" w:rsidRPr="009701B3">
        <w:rPr>
          <w:sz w:val="22"/>
          <w:szCs w:val="22"/>
          <w:highlight w:val="yellow"/>
        </w:rPr>
        <w:t xml:space="preserve"> and </w:t>
      </w:r>
      <w:r w:rsidR="0089151A" w:rsidRPr="009701B3">
        <w:rPr>
          <w:i/>
          <w:iCs/>
          <w:sz w:val="22"/>
          <w:szCs w:val="22"/>
          <w:highlight w:val="yellow"/>
        </w:rPr>
        <w:t>IGKC</w:t>
      </w:r>
      <w:r w:rsidR="0089151A" w:rsidRPr="009701B3">
        <w:rPr>
          <w:sz w:val="22"/>
          <w:szCs w:val="22"/>
          <w:highlight w:val="yellow"/>
        </w:rPr>
        <w:t xml:space="preserve">, </w:t>
      </w:r>
      <w:r w:rsidR="00EA1427">
        <w:rPr>
          <w:sz w:val="22"/>
          <w:szCs w:val="22"/>
          <w:highlight w:val="yellow"/>
        </w:rPr>
        <w:t xml:space="preserve">and </w:t>
      </w:r>
      <w:r w:rsidR="0089151A" w:rsidRPr="009701B3">
        <w:rPr>
          <w:sz w:val="22"/>
          <w:szCs w:val="22"/>
          <w:highlight w:val="yellow"/>
        </w:rPr>
        <w:t xml:space="preserve">the </w:t>
      </w:r>
      <w:r w:rsidR="00350E69" w:rsidRPr="00350E69">
        <w:rPr>
          <w:sz w:val="22"/>
          <w:szCs w:val="22"/>
          <w:highlight w:val="yellow"/>
        </w:rPr>
        <w:lastRenderedPageBreak/>
        <w:t>ECM</w:t>
      </w:r>
      <w:r w:rsidR="0089151A" w:rsidRPr="009701B3">
        <w:rPr>
          <w:sz w:val="22"/>
          <w:szCs w:val="22"/>
          <w:highlight w:val="yellow"/>
        </w:rPr>
        <w:t xml:space="preserve">-associated genes </w:t>
      </w:r>
      <w:r w:rsidR="0089151A" w:rsidRPr="009701B3">
        <w:rPr>
          <w:i/>
          <w:iCs/>
          <w:sz w:val="22"/>
          <w:szCs w:val="22"/>
          <w:highlight w:val="yellow"/>
        </w:rPr>
        <w:t>COL1A2</w:t>
      </w:r>
      <w:r w:rsidR="0089151A" w:rsidRPr="009701B3">
        <w:rPr>
          <w:sz w:val="22"/>
          <w:szCs w:val="22"/>
          <w:highlight w:val="yellow"/>
        </w:rPr>
        <w:t xml:space="preserve"> and </w:t>
      </w:r>
      <w:r w:rsidR="0089151A" w:rsidRPr="009701B3">
        <w:rPr>
          <w:i/>
          <w:iCs/>
          <w:sz w:val="22"/>
          <w:szCs w:val="22"/>
          <w:highlight w:val="yellow"/>
        </w:rPr>
        <w:t>MGP</w:t>
      </w:r>
      <w:r w:rsidR="00E26BFA" w:rsidRPr="009701B3">
        <w:rPr>
          <w:i/>
          <w:iCs/>
          <w:sz w:val="22"/>
          <w:szCs w:val="22"/>
          <w:highlight w:val="yellow"/>
        </w:rPr>
        <w:t xml:space="preserve"> </w:t>
      </w:r>
      <w:r w:rsidR="00E26BFA" w:rsidRPr="009701B3">
        <w:rPr>
          <w:sz w:val="22"/>
          <w:szCs w:val="22"/>
          <w:highlight w:val="yellow"/>
        </w:rPr>
        <w:t>(log2FC = 5.0)</w:t>
      </w:r>
      <w:r w:rsidR="0089151A" w:rsidRPr="009701B3">
        <w:rPr>
          <w:sz w:val="22"/>
          <w:szCs w:val="22"/>
          <w:highlight w:val="yellow"/>
        </w:rPr>
        <w:t xml:space="preserve">. </w:t>
      </w:r>
      <w:r w:rsidR="00735C17" w:rsidRPr="009701B3">
        <w:rPr>
          <w:sz w:val="22"/>
          <w:szCs w:val="22"/>
          <w:highlight w:val="yellow"/>
        </w:rPr>
        <w:t>Overall, the expression profile supported a luminal epithelial phenotype with preserved differentiation and secretory activity in MP</w:t>
      </w:r>
      <w:r w:rsidR="00995D1F">
        <w:rPr>
          <w:sz w:val="22"/>
          <w:szCs w:val="22"/>
          <w:highlight w:val="yellow"/>
        </w:rPr>
        <w:t xml:space="preserve"> relative to CIUC</w:t>
      </w:r>
      <w:r w:rsidR="00735C17" w:rsidRPr="009701B3">
        <w:rPr>
          <w:sz w:val="22"/>
          <w:szCs w:val="22"/>
          <w:highlight w:val="yellow"/>
        </w:rPr>
        <w:t>.</w:t>
      </w:r>
      <w:r w:rsidR="00430ADC" w:rsidRPr="009701B3">
        <w:rPr>
          <w:sz w:val="22"/>
          <w:szCs w:val="22"/>
          <w:highlight w:val="yellow"/>
        </w:rPr>
        <w:t xml:space="preserve"> </w:t>
      </w:r>
      <w:r w:rsidR="00FC321D" w:rsidRPr="009701B3">
        <w:rPr>
          <w:sz w:val="22"/>
          <w:szCs w:val="22"/>
          <w:highlight w:val="yellow"/>
        </w:rPr>
        <w:t xml:space="preserve">In contrast, MP demonstrated relatively lower expression of basal/squamous-associated genes, including </w:t>
      </w:r>
      <w:r w:rsidR="00FC321D" w:rsidRPr="009701B3">
        <w:rPr>
          <w:i/>
          <w:iCs/>
          <w:sz w:val="22"/>
          <w:szCs w:val="22"/>
          <w:highlight w:val="yellow"/>
        </w:rPr>
        <w:t>KRT5</w:t>
      </w:r>
      <w:r w:rsidR="00FC321D" w:rsidRPr="009701B3">
        <w:rPr>
          <w:sz w:val="22"/>
          <w:szCs w:val="22"/>
          <w:highlight w:val="yellow"/>
        </w:rPr>
        <w:t xml:space="preserve"> (log2FC </w:t>
      </w:r>
      <w:r w:rsidR="00A342B2" w:rsidRPr="009701B3">
        <w:rPr>
          <w:sz w:val="22"/>
          <w:szCs w:val="22"/>
          <w:highlight w:val="yellow"/>
        </w:rPr>
        <w:t>=</w:t>
      </w:r>
      <w:r w:rsidR="00FC321D" w:rsidRPr="009701B3">
        <w:rPr>
          <w:sz w:val="22"/>
          <w:szCs w:val="22"/>
          <w:highlight w:val="yellow"/>
        </w:rPr>
        <w:t xml:space="preserve"> −2.</w:t>
      </w:r>
      <w:r w:rsidR="00A342B2" w:rsidRPr="009701B3">
        <w:rPr>
          <w:sz w:val="22"/>
          <w:szCs w:val="22"/>
          <w:highlight w:val="yellow"/>
        </w:rPr>
        <w:t>9</w:t>
      </w:r>
      <w:r w:rsidR="00FC321D" w:rsidRPr="009701B3">
        <w:rPr>
          <w:sz w:val="22"/>
          <w:szCs w:val="22"/>
          <w:highlight w:val="yellow"/>
        </w:rPr>
        <w:t xml:space="preserve">), </w:t>
      </w:r>
      <w:r w:rsidR="00FC321D" w:rsidRPr="009701B3">
        <w:rPr>
          <w:i/>
          <w:iCs/>
          <w:sz w:val="22"/>
          <w:szCs w:val="22"/>
          <w:highlight w:val="yellow"/>
        </w:rPr>
        <w:t>KRT6A</w:t>
      </w:r>
      <w:r w:rsidR="00FC321D" w:rsidRPr="009701B3">
        <w:rPr>
          <w:sz w:val="22"/>
          <w:szCs w:val="22"/>
          <w:highlight w:val="yellow"/>
        </w:rPr>
        <w:t xml:space="preserve"> (log2FC </w:t>
      </w:r>
      <w:r w:rsidR="00A342B2" w:rsidRPr="009701B3">
        <w:rPr>
          <w:sz w:val="22"/>
          <w:szCs w:val="22"/>
          <w:highlight w:val="yellow"/>
        </w:rPr>
        <w:t>=</w:t>
      </w:r>
      <w:r w:rsidR="00FC321D" w:rsidRPr="009701B3">
        <w:rPr>
          <w:sz w:val="22"/>
          <w:szCs w:val="22"/>
          <w:highlight w:val="yellow"/>
        </w:rPr>
        <w:t xml:space="preserve"> −2.6), </w:t>
      </w:r>
      <w:r w:rsidR="00FC321D" w:rsidRPr="009701B3">
        <w:rPr>
          <w:i/>
          <w:iCs/>
          <w:sz w:val="22"/>
          <w:szCs w:val="22"/>
          <w:highlight w:val="yellow"/>
        </w:rPr>
        <w:t>KRT14</w:t>
      </w:r>
      <w:r w:rsidR="00FC321D" w:rsidRPr="009701B3">
        <w:rPr>
          <w:sz w:val="22"/>
          <w:szCs w:val="22"/>
          <w:highlight w:val="yellow"/>
        </w:rPr>
        <w:t xml:space="preserve">, </w:t>
      </w:r>
      <w:r w:rsidR="00FC321D" w:rsidRPr="009701B3">
        <w:rPr>
          <w:i/>
          <w:iCs/>
          <w:sz w:val="22"/>
          <w:szCs w:val="22"/>
          <w:highlight w:val="yellow"/>
        </w:rPr>
        <w:t>TP63</w:t>
      </w:r>
      <w:r w:rsidR="00166DA7">
        <w:rPr>
          <w:i/>
          <w:iCs/>
          <w:sz w:val="22"/>
          <w:szCs w:val="22"/>
          <w:highlight w:val="yellow"/>
        </w:rPr>
        <w:t xml:space="preserve"> </w:t>
      </w:r>
      <w:r w:rsidR="00166DA7" w:rsidRPr="009701B3">
        <w:rPr>
          <w:sz w:val="22"/>
          <w:szCs w:val="22"/>
          <w:highlight w:val="yellow"/>
        </w:rPr>
        <w:t>(log2FC = −2.</w:t>
      </w:r>
      <w:r w:rsidR="00166DA7">
        <w:rPr>
          <w:sz w:val="22"/>
          <w:szCs w:val="22"/>
          <w:highlight w:val="yellow"/>
        </w:rPr>
        <w:t>0</w:t>
      </w:r>
      <w:r w:rsidR="00166DA7" w:rsidRPr="009701B3">
        <w:rPr>
          <w:sz w:val="22"/>
          <w:szCs w:val="22"/>
          <w:highlight w:val="yellow"/>
        </w:rPr>
        <w:t>)</w:t>
      </w:r>
      <w:r w:rsidR="00FC321D" w:rsidRPr="009701B3">
        <w:rPr>
          <w:sz w:val="22"/>
          <w:szCs w:val="22"/>
          <w:highlight w:val="yellow"/>
        </w:rPr>
        <w:t xml:space="preserve">, </w:t>
      </w:r>
      <w:r w:rsidR="00FC321D" w:rsidRPr="009701B3">
        <w:rPr>
          <w:i/>
          <w:iCs/>
          <w:sz w:val="22"/>
          <w:szCs w:val="22"/>
          <w:highlight w:val="yellow"/>
        </w:rPr>
        <w:t>PKP1</w:t>
      </w:r>
      <w:r w:rsidR="00FC321D" w:rsidRPr="009701B3">
        <w:rPr>
          <w:sz w:val="22"/>
          <w:szCs w:val="22"/>
          <w:highlight w:val="yellow"/>
        </w:rPr>
        <w:t xml:space="preserve">, and </w:t>
      </w:r>
      <w:r w:rsidR="00FC321D" w:rsidRPr="009701B3">
        <w:rPr>
          <w:i/>
          <w:iCs/>
          <w:sz w:val="22"/>
          <w:szCs w:val="22"/>
          <w:highlight w:val="yellow"/>
        </w:rPr>
        <w:t>LY6D</w:t>
      </w:r>
      <w:r w:rsidR="00FC321D" w:rsidRPr="009701B3">
        <w:rPr>
          <w:sz w:val="22"/>
          <w:szCs w:val="22"/>
          <w:highlight w:val="yellow"/>
        </w:rPr>
        <w:t xml:space="preserve">. </w:t>
      </w:r>
      <w:r w:rsidR="00F31290" w:rsidRPr="009701B3">
        <w:rPr>
          <w:sz w:val="22"/>
          <w:szCs w:val="22"/>
          <w:highlight w:val="yellow"/>
        </w:rPr>
        <w:t xml:space="preserve">Additional downregulated genes included the luminal-associated receptor tyrosine kinase </w:t>
      </w:r>
      <w:r w:rsidR="00F31290" w:rsidRPr="009701B3">
        <w:rPr>
          <w:i/>
          <w:iCs/>
          <w:sz w:val="22"/>
          <w:szCs w:val="22"/>
          <w:highlight w:val="yellow"/>
        </w:rPr>
        <w:t>FGFR3</w:t>
      </w:r>
      <w:r w:rsidR="00F31290" w:rsidRPr="009701B3">
        <w:rPr>
          <w:sz w:val="22"/>
          <w:szCs w:val="22"/>
          <w:highlight w:val="yellow"/>
        </w:rPr>
        <w:t xml:space="preserve">, the chromatin-associated gene </w:t>
      </w:r>
      <w:r w:rsidR="00F31290" w:rsidRPr="009701B3">
        <w:rPr>
          <w:i/>
          <w:iCs/>
          <w:sz w:val="22"/>
          <w:szCs w:val="22"/>
          <w:highlight w:val="yellow"/>
        </w:rPr>
        <w:t>H1-5</w:t>
      </w:r>
      <w:r w:rsidR="00F31290" w:rsidRPr="009701B3">
        <w:rPr>
          <w:sz w:val="22"/>
          <w:szCs w:val="22"/>
          <w:highlight w:val="yellow"/>
        </w:rPr>
        <w:t>, and stress/interferon</w:t>
      </w:r>
      <w:r w:rsidR="009701B3" w:rsidRPr="009701B3">
        <w:rPr>
          <w:sz w:val="22"/>
          <w:szCs w:val="22"/>
          <w:highlight w:val="yellow"/>
        </w:rPr>
        <w:t xml:space="preserve"> </w:t>
      </w:r>
      <w:r w:rsidR="00F31290" w:rsidRPr="009701B3">
        <w:rPr>
          <w:sz w:val="22"/>
          <w:szCs w:val="22"/>
          <w:highlight w:val="yellow"/>
        </w:rPr>
        <w:t>response</w:t>
      </w:r>
      <w:r w:rsidR="00CB6370" w:rsidRPr="009701B3">
        <w:rPr>
          <w:sz w:val="22"/>
          <w:szCs w:val="22"/>
          <w:highlight w:val="yellow"/>
        </w:rPr>
        <w:t>-</w:t>
      </w:r>
      <w:r w:rsidR="00F31290" w:rsidRPr="009701B3">
        <w:rPr>
          <w:sz w:val="22"/>
          <w:szCs w:val="22"/>
          <w:highlight w:val="yellow"/>
        </w:rPr>
        <w:t xml:space="preserve">related genes such as </w:t>
      </w:r>
      <w:r w:rsidR="00F31290" w:rsidRPr="009701B3">
        <w:rPr>
          <w:i/>
          <w:iCs/>
          <w:sz w:val="22"/>
          <w:szCs w:val="22"/>
          <w:highlight w:val="yellow"/>
        </w:rPr>
        <w:t>IFI27</w:t>
      </w:r>
      <w:r w:rsidR="00F31290" w:rsidRPr="009701B3">
        <w:rPr>
          <w:sz w:val="22"/>
          <w:szCs w:val="22"/>
          <w:highlight w:val="yellow"/>
        </w:rPr>
        <w:t xml:space="preserve">, </w:t>
      </w:r>
      <w:r w:rsidR="00F31290" w:rsidRPr="009701B3">
        <w:rPr>
          <w:i/>
          <w:iCs/>
          <w:sz w:val="22"/>
          <w:szCs w:val="22"/>
          <w:highlight w:val="yellow"/>
        </w:rPr>
        <w:t>FABP5</w:t>
      </w:r>
      <w:r w:rsidR="00F31290" w:rsidRPr="009701B3">
        <w:rPr>
          <w:sz w:val="22"/>
          <w:szCs w:val="22"/>
          <w:highlight w:val="yellow"/>
        </w:rPr>
        <w:t xml:space="preserve">, and </w:t>
      </w:r>
      <w:r w:rsidR="00F31290" w:rsidRPr="009701B3">
        <w:rPr>
          <w:i/>
          <w:iCs/>
          <w:sz w:val="22"/>
          <w:szCs w:val="22"/>
          <w:highlight w:val="yellow"/>
        </w:rPr>
        <w:t>GSTM3</w:t>
      </w:r>
      <w:r w:rsidR="00F31290" w:rsidRPr="009701B3">
        <w:rPr>
          <w:sz w:val="22"/>
          <w:szCs w:val="22"/>
          <w:highlight w:val="yellow"/>
        </w:rPr>
        <w:t>, further supporting suppression of basal/squamous and stress-response programs in MP</w:t>
      </w:r>
      <w:r w:rsidR="00995D1F">
        <w:rPr>
          <w:sz w:val="22"/>
          <w:szCs w:val="22"/>
          <w:highlight w:val="yellow"/>
        </w:rPr>
        <w:t xml:space="preserve"> relative to CIUC</w:t>
      </w:r>
      <w:r w:rsidR="00F31290" w:rsidRPr="009701B3">
        <w:rPr>
          <w:sz w:val="22"/>
          <w:szCs w:val="22"/>
          <w:highlight w:val="yellow"/>
        </w:rPr>
        <w:t>.</w:t>
      </w:r>
    </w:p>
    <w:p w14:paraId="0F0526DB" w14:textId="50653E47" w:rsidR="00270E27" w:rsidRDefault="00995D1F" w:rsidP="009D7192">
      <w:pPr>
        <w:spacing w:line="360" w:lineRule="auto"/>
        <w:jc w:val="both"/>
        <w:rPr>
          <w:sz w:val="22"/>
          <w:szCs w:val="22"/>
        </w:rPr>
      </w:pPr>
      <w:r>
        <w:rPr>
          <w:sz w:val="22"/>
          <w:szCs w:val="22"/>
        </w:rPr>
        <w:tab/>
      </w:r>
      <w:r w:rsidR="007800C3" w:rsidRPr="007800C3">
        <w:rPr>
          <w:sz w:val="22"/>
          <w:szCs w:val="22"/>
          <w:highlight w:val="yellow"/>
        </w:rPr>
        <w:t>Relative to</w:t>
      </w:r>
      <w:r w:rsidR="00C0185C" w:rsidRPr="004548D0">
        <w:rPr>
          <w:sz w:val="22"/>
          <w:szCs w:val="22"/>
          <w:highlight w:val="yellow"/>
        </w:rPr>
        <w:t xml:space="preserve"> PUC, MP also demonstrated increased expression of luminal and epithelial differentiation-associated genes, including </w:t>
      </w:r>
      <w:r w:rsidR="00C0185C" w:rsidRPr="004548D0">
        <w:rPr>
          <w:i/>
          <w:iCs/>
          <w:sz w:val="22"/>
          <w:szCs w:val="22"/>
          <w:highlight w:val="yellow"/>
        </w:rPr>
        <w:t>KRT7</w:t>
      </w:r>
      <w:r w:rsidR="00C0185C" w:rsidRPr="004548D0">
        <w:rPr>
          <w:sz w:val="22"/>
          <w:szCs w:val="22"/>
          <w:highlight w:val="yellow"/>
        </w:rPr>
        <w:t xml:space="preserve"> (log2FC </w:t>
      </w:r>
      <w:r w:rsidR="00877A49" w:rsidRPr="004548D0">
        <w:rPr>
          <w:sz w:val="22"/>
          <w:szCs w:val="22"/>
          <w:highlight w:val="yellow"/>
        </w:rPr>
        <w:t>=</w:t>
      </w:r>
      <w:r w:rsidR="00C0185C" w:rsidRPr="004548D0">
        <w:rPr>
          <w:sz w:val="22"/>
          <w:szCs w:val="22"/>
          <w:highlight w:val="yellow"/>
        </w:rPr>
        <w:t xml:space="preserve"> 3.2), </w:t>
      </w:r>
      <w:r w:rsidR="00C0185C" w:rsidRPr="004548D0">
        <w:rPr>
          <w:i/>
          <w:iCs/>
          <w:sz w:val="22"/>
          <w:szCs w:val="22"/>
          <w:highlight w:val="yellow"/>
        </w:rPr>
        <w:t>UPK1A</w:t>
      </w:r>
      <w:r w:rsidR="00C0185C" w:rsidRPr="004548D0">
        <w:rPr>
          <w:sz w:val="22"/>
          <w:szCs w:val="22"/>
          <w:highlight w:val="yellow"/>
        </w:rPr>
        <w:t xml:space="preserve"> (log2FC </w:t>
      </w:r>
      <w:r w:rsidR="00877A49" w:rsidRPr="004548D0">
        <w:rPr>
          <w:sz w:val="22"/>
          <w:szCs w:val="22"/>
          <w:highlight w:val="yellow"/>
        </w:rPr>
        <w:t>=</w:t>
      </w:r>
      <w:r w:rsidR="00C0185C" w:rsidRPr="004548D0">
        <w:rPr>
          <w:sz w:val="22"/>
          <w:szCs w:val="22"/>
          <w:highlight w:val="yellow"/>
        </w:rPr>
        <w:t xml:space="preserve"> 2.8), </w:t>
      </w:r>
      <w:r w:rsidR="00C0185C" w:rsidRPr="004548D0">
        <w:rPr>
          <w:i/>
          <w:iCs/>
          <w:sz w:val="22"/>
          <w:szCs w:val="22"/>
          <w:highlight w:val="yellow"/>
        </w:rPr>
        <w:t>CLDN4</w:t>
      </w:r>
      <w:r w:rsidR="00C0185C" w:rsidRPr="004548D0">
        <w:rPr>
          <w:sz w:val="22"/>
          <w:szCs w:val="22"/>
          <w:highlight w:val="yellow"/>
        </w:rPr>
        <w:t xml:space="preserve">, </w:t>
      </w:r>
      <w:r w:rsidR="00C0185C" w:rsidRPr="004548D0">
        <w:rPr>
          <w:i/>
          <w:iCs/>
          <w:sz w:val="22"/>
          <w:szCs w:val="22"/>
          <w:highlight w:val="yellow"/>
        </w:rPr>
        <w:t>PSCA</w:t>
      </w:r>
      <w:r w:rsidR="00C0185C" w:rsidRPr="004548D0">
        <w:rPr>
          <w:sz w:val="22"/>
          <w:szCs w:val="22"/>
          <w:highlight w:val="yellow"/>
        </w:rPr>
        <w:t xml:space="preserve">, </w:t>
      </w:r>
      <w:r w:rsidR="00C0185C" w:rsidRPr="004548D0">
        <w:rPr>
          <w:i/>
          <w:iCs/>
          <w:sz w:val="22"/>
          <w:szCs w:val="22"/>
          <w:highlight w:val="yellow"/>
        </w:rPr>
        <w:t>ALDH1A3</w:t>
      </w:r>
      <w:r w:rsidR="00C0185C" w:rsidRPr="004548D0">
        <w:rPr>
          <w:sz w:val="22"/>
          <w:szCs w:val="22"/>
          <w:highlight w:val="yellow"/>
        </w:rPr>
        <w:t>,</w:t>
      </w:r>
      <w:r w:rsidR="004106C6" w:rsidRPr="004548D0">
        <w:rPr>
          <w:sz w:val="22"/>
          <w:szCs w:val="22"/>
          <w:highlight w:val="yellow"/>
        </w:rPr>
        <w:t xml:space="preserve"> and </w:t>
      </w:r>
      <w:r w:rsidR="004106C6" w:rsidRPr="004548D0">
        <w:rPr>
          <w:i/>
          <w:iCs/>
          <w:sz w:val="22"/>
          <w:szCs w:val="22"/>
          <w:highlight w:val="yellow"/>
        </w:rPr>
        <w:t>RARRES1</w:t>
      </w:r>
      <w:r w:rsidR="004106C6" w:rsidRPr="004548D0">
        <w:rPr>
          <w:sz w:val="22"/>
          <w:szCs w:val="22"/>
          <w:highlight w:val="yellow"/>
        </w:rPr>
        <w:t>,</w:t>
      </w:r>
      <w:r w:rsidR="00C0185C" w:rsidRPr="004548D0">
        <w:rPr>
          <w:sz w:val="22"/>
          <w:szCs w:val="22"/>
          <w:highlight w:val="yellow"/>
        </w:rPr>
        <w:t xml:space="preserve"> along with increased expression of the epithelial secretory-associated gene </w:t>
      </w:r>
      <w:r w:rsidR="00C0185C" w:rsidRPr="004548D0">
        <w:rPr>
          <w:i/>
          <w:iCs/>
          <w:sz w:val="22"/>
          <w:szCs w:val="22"/>
          <w:highlight w:val="yellow"/>
        </w:rPr>
        <w:t>LCN2</w:t>
      </w:r>
      <w:r w:rsidR="000F4AFD">
        <w:rPr>
          <w:sz w:val="22"/>
          <w:szCs w:val="22"/>
          <w:highlight w:val="yellow"/>
        </w:rPr>
        <w:t xml:space="preserve"> (Fig. 4A)</w:t>
      </w:r>
      <w:r w:rsidR="00C0185C" w:rsidRPr="004548D0">
        <w:rPr>
          <w:sz w:val="22"/>
          <w:szCs w:val="22"/>
          <w:highlight w:val="yellow"/>
        </w:rPr>
        <w:t xml:space="preserve">. </w:t>
      </w:r>
      <w:r w:rsidRPr="004548D0">
        <w:rPr>
          <w:sz w:val="22"/>
          <w:szCs w:val="22"/>
          <w:highlight w:val="yellow"/>
        </w:rPr>
        <w:t xml:space="preserve">Additional highly enriched genes included the immunoglobulin-related genes </w:t>
      </w:r>
      <w:r w:rsidRPr="004548D0">
        <w:rPr>
          <w:i/>
          <w:iCs/>
          <w:sz w:val="22"/>
          <w:szCs w:val="22"/>
          <w:highlight w:val="yellow"/>
        </w:rPr>
        <w:t>IGKC</w:t>
      </w:r>
      <w:r w:rsidRPr="004548D0">
        <w:rPr>
          <w:sz w:val="22"/>
          <w:szCs w:val="22"/>
          <w:highlight w:val="yellow"/>
        </w:rPr>
        <w:t xml:space="preserve"> (log2FC </w:t>
      </w:r>
      <w:r w:rsidR="008876A7" w:rsidRPr="004548D0">
        <w:rPr>
          <w:sz w:val="22"/>
          <w:szCs w:val="22"/>
          <w:highlight w:val="yellow"/>
        </w:rPr>
        <w:t>=</w:t>
      </w:r>
      <w:r w:rsidRPr="004548D0">
        <w:rPr>
          <w:sz w:val="22"/>
          <w:szCs w:val="22"/>
          <w:highlight w:val="yellow"/>
        </w:rPr>
        <w:t xml:space="preserve"> 4.0), </w:t>
      </w:r>
      <w:r w:rsidRPr="004548D0">
        <w:rPr>
          <w:i/>
          <w:iCs/>
          <w:sz w:val="22"/>
          <w:szCs w:val="22"/>
          <w:highlight w:val="yellow"/>
        </w:rPr>
        <w:t>IGHA1</w:t>
      </w:r>
      <w:r w:rsidRPr="004548D0">
        <w:rPr>
          <w:sz w:val="22"/>
          <w:szCs w:val="22"/>
          <w:highlight w:val="yellow"/>
        </w:rPr>
        <w:t xml:space="preserve"> (log2FC </w:t>
      </w:r>
      <w:r w:rsidR="008876A7" w:rsidRPr="004548D0">
        <w:rPr>
          <w:sz w:val="22"/>
          <w:szCs w:val="22"/>
          <w:highlight w:val="yellow"/>
        </w:rPr>
        <w:t>=</w:t>
      </w:r>
      <w:r w:rsidRPr="004548D0">
        <w:rPr>
          <w:sz w:val="22"/>
          <w:szCs w:val="22"/>
          <w:highlight w:val="yellow"/>
        </w:rPr>
        <w:t xml:space="preserve"> 3.3), </w:t>
      </w:r>
      <w:r w:rsidRPr="004548D0">
        <w:rPr>
          <w:i/>
          <w:iCs/>
          <w:sz w:val="22"/>
          <w:szCs w:val="22"/>
          <w:highlight w:val="yellow"/>
        </w:rPr>
        <w:t>IGHG4</w:t>
      </w:r>
      <w:r w:rsidRPr="004548D0">
        <w:rPr>
          <w:sz w:val="22"/>
          <w:szCs w:val="22"/>
          <w:highlight w:val="yellow"/>
        </w:rPr>
        <w:t xml:space="preserve"> (log2FC </w:t>
      </w:r>
      <w:r w:rsidR="008876A7" w:rsidRPr="004548D0">
        <w:rPr>
          <w:sz w:val="22"/>
          <w:szCs w:val="22"/>
          <w:highlight w:val="yellow"/>
        </w:rPr>
        <w:t>=</w:t>
      </w:r>
      <w:r w:rsidRPr="004548D0">
        <w:rPr>
          <w:sz w:val="22"/>
          <w:szCs w:val="22"/>
          <w:highlight w:val="yellow"/>
        </w:rPr>
        <w:t xml:space="preserve"> </w:t>
      </w:r>
      <w:r w:rsidR="008876A7" w:rsidRPr="004548D0">
        <w:rPr>
          <w:sz w:val="22"/>
          <w:szCs w:val="22"/>
          <w:highlight w:val="yellow"/>
        </w:rPr>
        <w:t>3.0</w:t>
      </w:r>
      <w:r w:rsidRPr="004548D0">
        <w:rPr>
          <w:sz w:val="22"/>
          <w:szCs w:val="22"/>
          <w:highlight w:val="yellow"/>
        </w:rPr>
        <w:t xml:space="preserve">), and </w:t>
      </w:r>
      <w:r w:rsidRPr="004548D0">
        <w:rPr>
          <w:i/>
          <w:iCs/>
          <w:sz w:val="22"/>
          <w:szCs w:val="22"/>
          <w:highlight w:val="yellow"/>
        </w:rPr>
        <w:t>IGHG2</w:t>
      </w:r>
      <w:r w:rsidRPr="004548D0">
        <w:rPr>
          <w:sz w:val="22"/>
          <w:szCs w:val="22"/>
          <w:highlight w:val="yellow"/>
        </w:rPr>
        <w:t xml:space="preserve"> (log2FC </w:t>
      </w:r>
      <w:r w:rsidR="008876A7" w:rsidRPr="004548D0">
        <w:rPr>
          <w:sz w:val="22"/>
          <w:szCs w:val="22"/>
          <w:highlight w:val="yellow"/>
        </w:rPr>
        <w:t>=</w:t>
      </w:r>
      <w:r w:rsidRPr="004548D0">
        <w:rPr>
          <w:sz w:val="22"/>
          <w:szCs w:val="22"/>
          <w:highlight w:val="yellow"/>
        </w:rPr>
        <w:t xml:space="preserve"> 2.</w:t>
      </w:r>
      <w:r w:rsidR="008876A7" w:rsidRPr="004548D0">
        <w:rPr>
          <w:sz w:val="22"/>
          <w:szCs w:val="22"/>
          <w:highlight w:val="yellow"/>
        </w:rPr>
        <w:t>7</w:t>
      </w:r>
      <w:r w:rsidRPr="004548D0">
        <w:rPr>
          <w:sz w:val="22"/>
          <w:szCs w:val="22"/>
          <w:highlight w:val="yellow"/>
        </w:rPr>
        <w:t xml:space="preserve">), as well as the </w:t>
      </w:r>
      <w:r w:rsidR="00350E69" w:rsidRPr="00350E69">
        <w:rPr>
          <w:sz w:val="22"/>
          <w:szCs w:val="22"/>
          <w:highlight w:val="yellow"/>
        </w:rPr>
        <w:t>ECM</w:t>
      </w:r>
      <w:r w:rsidRPr="004548D0">
        <w:rPr>
          <w:sz w:val="22"/>
          <w:szCs w:val="22"/>
          <w:highlight w:val="yellow"/>
        </w:rPr>
        <w:t xml:space="preserve">-associated gene </w:t>
      </w:r>
      <w:r w:rsidRPr="004548D0">
        <w:rPr>
          <w:i/>
          <w:iCs/>
          <w:sz w:val="22"/>
          <w:szCs w:val="22"/>
          <w:highlight w:val="yellow"/>
        </w:rPr>
        <w:t>MGP</w:t>
      </w:r>
      <w:r w:rsidRPr="004548D0">
        <w:rPr>
          <w:sz w:val="22"/>
          <w:szCs w:val="22"/>
          <w:highlight w:val="yellow"/>
        </w:rPr>
        <w:t xml:space="preserve"> (log2FC </w:t>
      </w:r>
      <w:r w:rsidR="008876A7" w:rsidRPr="004548D0">
        <w:rPr>
          <w:sz w:val="22"/>
          <w:szCs w:val="22"/>
          <w:highlight w:val="yellow"/>
        </w:rPr>
        <w:t>=</w:t>
      </w:r>
      <w:r w:rsidRPr="004548D0">
        <w:rPr>
          <w:sz w:val="22"/>
          <w:szCs w:val="22"/>
          <w:highlight w:val="yellow"/>
        </w:rPr>
        <w:t xml:space="preserve"> </w:t>
      </w:r>
      <w:r w:rsidR="008876A7" w:rsidRPr="004548D0">
        <w:rPr>
          <w:sz w:val="22"/>
          <w:szCs w:val="22"/>
          <w:highlight w:val="yellow"/>
        </w:rPr>
        <w:t>3</w:t>
      </w:r>
      <w:r w:rsidRPr="004548D0">
        <w:rPr>
          <w:sz w:val="22"/>
          <w:szCs w:val="22"/>
          <w:highlight w:val="yellow"/>
        </w:rPr>
        <w:t xml:space="preserve">.8). </w:t>
      </w:r>
      <w:r w:rsidR="004E482C" w:rsidRPr="004548D0">
        <w:rPr>
          <w:sz w:val="22"/>
          <w:szCs w:val="22"/>
          <w:highlight w:val="yellow"/>
        </w:rPr>
        <w:t xml:space="preserve">In contrast, MP demonstrated lower expression of basal/squamous-associated genes, including </w:t>
      </w:r>
      <w:r w:rsidR="004E482C" w:rsidRPr="004548D0">
        <w:rPr>
          <w:i/>
          <w:iCs/>
          <w:sz w:val="22"/>
          <w:szCs w:val="22"/>
          <w:highlight w:val="yellow"/>
        </w:rPr>
        <w:t>KRT6A</w:t>
      </w:r>
      <w:r w:rsidR="004E482C" w:rsidRPr="004548D0">
        <w:rPr>
          <w:sz w:val="22"/>
          <w:szCs w:val="22"/>
          <w:highlight w:val="yellow"/>
        </w:rPr>
        <w:t xml:space="preserve"> (log2FC </w:t>
      </w:r>
      <w:r w:rsidR="008876A7" w:rsidRPr="004548D0">
        <w:rPr>
          <w:sz w:val="22"/>
          <w:szCs w:val="22"/>
          <w:highlight w:val="yellow"/>
        </w:rPr>
        <w:t>=</w:t>
      </w:r>
      <w:r w:rsidR="004E482C" w:rsidRPr="004548D0">
        <w:rPr>
          <w:sz w:val="22"/>
          <w:szCs w:val="22"/>
          <w:highlight w:val="yellow"/>
        </w:rPr>
        <w:t xml:space="preserve"> −</w:t>
      </w:r>
      <w:r w:rsidR="008876A7" w:rsidRPr="004548D0">
        <w:rPr>
          <w:sz w:val="22"/>
          <w:szCs w:val="22"/>
          <w:highlight w:val="yellow"/>
        </w:rPr>
        <w:t>4.9</w:t>
      </w:r>
      <w:r w:rsidR="004E482C" w:rsidRPr="004548D0">
        <w:rPr>
          <w:sz w:val="22"/>
          <w:szCs w:val="22"/>
          <w:highlight w:val="yellow"/>
        </w:rPr>
        <w:t xml:space="preserve">), </w:t>
      </w:r>
      <w:r w:rsidR="004E482C" w:rsidRPr="004548D0">
        <w:rPr>
          <w:i/>
          <w:iCs/>
          <w:sz w:val="22"/>
          <w:szCs w:val="22"/>
          <w:highlight w:val="yellow"/>
        </w:rPr>
        <w:t>KRT5</w:t>
      </w:r>
      <w:r w:rsidR="004E482C" w:rsidRPr="004548D0">
        <w:rPr>
          <w:sz w:val="22"/>
          <w:szCs w:val="22"/>
          <w:highlight w:val="yellow"/>
        </w:rPr>
        <w:t xml:space="preserve"> (log2FC </w:t>
      </w:r>
      <w:r w:rsidR="008876A7" w:rsidRPr="004548D0">
        <w:rPr>
          <w:sz w:val="22"/>
          <w:szCs w:val="22"/>
          <w:highlight w:val="yellow"/>
        </w:rPr>
        <w:t>=</w:t>
      </w:r>
      <w:r w:rsidR="004E482C" w:rsidRPr="004548D0">
        <w:rPr>
          <w:sz w:val="22"/>
          <w:szCs w:val="22"/>
          <w:highlight w:val="yellow"/>
        </w:rPr>
        <w:t xml:space="preserve"> −4.</w:t>
      </w:r>
      <w:r w:rsidR="008876A7" w:rsidRPr="004548D0">
        <w:rPr>
          <w:sz w:val="22"/>
          <w:szCs w:val="22"/>
          <w:highlight w:val="yellow"/>
        </w:rPr>
        <w:t>0</w:t>
      </w:r>
      <w:r w:rsidR="004E482C" w:rsidRPr="004548D0">
        <w:rPr>
          <w:sz w:val="22"/>
          <w:szCs w:val="22"/>
          <w:highlight w:val="yellow"/>
        </w:rPr>
        <w:t xml:space="preserve">), </w:t>
      </w:r>
      <w:r w:rsidR="004E482C" w:rsidRPr="004548D0">
        <w:rPr>
          <w:i/>
          <w:iCs/>
          <w:sz w:val="22"/>
          <w:szCs w:val="22"/>
          <w:highlight w:val="yellow"/>
        </w:rPr>
        <w:t>KRT17</w:t>
      </w:r>
      <w:r w:rsidR="004E482C" w:rsidRPr="004548D0">
        <w:rPr>
          <w:sz w:val="22"/>
          <w:szCs w:val="22"/>
          <w:highlight w:val="yellow"/>
        </w:rPr>
        <w:t xml:space="preserve"> (log2FC </w:t>
      </w:r>
      <w:r w:rsidR="008876A7" w:rsidRPr="004548D0">
        <w:rPr>
          <w:sz w:val="22"/>
          <w:szCs w:val="22"/>
          <w:highlight w:val="yellow"/>
        </w:rPr>
        <w:t>=</w:t>
      </w:r>
      <w:r w:rsidR="004E482C" w:rsidRPr="004548D0">
        <w:rPr>
          <w:sz w:val="22"/>
          <w:szCs w:val="22"/>
          <w:highlight w:val="yellow"/>
        </w:rPr>
        <w:t xml:space="preserve"> −3.</w:t>
      </w:r>
      <w:r w:rsidR="008876A7" w:rsidRPr="004548D0">
        <w:rPr>
          <w:sz w:val="22"/>
          <w:szCs w:val="22"/>
          <w:highlight w:val="yellow"/>
        </w:rPr>
        <w:t>3</w:t>
      </w:r>
      <w:r w:rsidR="004E482C" w:rsidRPr="004548D0">
        <w:rPr>
          <w:sz w:val="22"/>
          <w:szCs w:val="22"/>
          <w:highlight w:val="yellow"/>
        </w:rPr>
        <w:t xml:space="preserve">), </w:t>
      </w:r>
      <w:r w:rsidR="00AD0AE4" w:rsidRPr="004548D0">
        <w:rPr>
          <w:i/>
          <w:iCs/>
          <w:sz w:val="22"/>
          <w:szCs w:val="22"/>
          <w:highlight w:val="yellow"/>
        </w:rPr>
        <w:t>KRT13</w:t>
      </w:r>
      <w:r w:rsidR="00AD0AE4" w:rsidRPr="004548D0">
        <w:rPr>
          <w:sz w:val="22"/>
          <w:szCs w:val="22"/>
          <w:highlight w:val="yellow"/>
        </w:rPr>
        <w:t xml:space="preserve">, </w:t>
      </w:r>
      <w:r w:rsidR="004E482C" w:rsidRPr="004548D0">
        <w:rPr>
          <w:i/>
          <w:iCs/>
          <w:sz w:val="22"/>
          <w:szCs w:val="22"/>
          <w:highlight w:val="yellow"/>
        </w:rPr>
        <w:t>LY6D</w:t>
      </w:r>
      <w:r w:rsidR="004E482C" w:rsidRPr="004548D0">
        <w:rPr>
          <w:sz w:val="22"/>
          <w:szCs w:val="22"/>
          <w:highlight w:val="yellow"/>
        </w:rPr>
        <w:t xml:space="preserve">, and </w:t>
      </w:r>
      <w:r w:rsidR="004E482C" w:rsidRPr="004548D0">
        <w:rPr>
          <w:i/>
          <w:iCs/>
          <w:sz w:val="22"/>
          <w:szCs w:val="22"/>
          <w:highlight w:val="yellow"/>
        </w:rPr>
        <w:t>S100A2</w:t>
      </w:r>
      <w:r w:rsidR="008C3BD8" w:rsidRPr="004548D0">
        <w:rPr>
          <w:i/>
          <w:iCs/>
          <w:sz w:val="22"/>
          <w:szCs w:val="22"/>
          <w:highlight w:val="yellow"/>
        </w:rPr>
        <w:t xml:space="preserve"> </w:t>
      </w:r>
      <w:r w:rsidR="008C3BD8" w:rsidRPr="004548D0">
        <w:rPr>
          <w:sz w:val="22"/>
          <w:szCs w:val="22"/>
          <w:highlight w:val="yellow"/>
        </w:rPr>
        <w:t>(log2FC = −3.9)</w:t>
      </w:r>
      <w:r w:rsidR="004E482C" w:rsidRPr="004548D0">
        <w:rPr>
          <w:sz w:val="22"/>
          <w:szCs w:val="22"/>
          <w:highlight w:val="yellow"/>
        </w:rPr>
        <w:t xml:space="preserve">. </w:t>
      </w:r>
      <w:r w:rsidR="009E5130" w:rsidRPr="009E5130">
        <w:rPr>
          <w:sz w:val="22"/>
          <w:szCs w:val="22"/>
          <w:highlight w:val="yellow"/>
        </w:rPr>
        <w:t xml:space="preserve">Additional downregulated genes included </w:t>
      </w:r>
      <w:r w:rsidR="009E5130" w:rsidRPr="009E5130">
        <w:rPr>
          <w:i/>
          <w:iCs/>
          <w:sz w:val="22"/>
          <w:szCs w:val="22"/>
          <w:highlight w:val="yellow"/>
        </w:rPr>
        <w:t>IFI27</w:t>
      </w:r>
      <w:r w:rsidR="009E5130" w:rsidRPr="009E5130">
        <w:rPr>
          <w:sz w:val="22"/>
          <w:szCs w:val="22"/>
          <w:highlight w:val="yellow"/>
        </w:rPr>
        <w:t xml:space="preserve">, </w:t>
      </w:r>
      <w:r w:rsidR="009E5130" w:rsidRPr="009E5130">
        <w:rPr>
          <w:i/>
          <w:iCs/>
          <w:sz w:val="22"/>
          <w:szCs w:val="22"/>
          <w:highlight w:val="yellow"/>
        </w:rPr>
        <w:t>DHRS2</w:t>
      </w:r>
      <w:r w:rsidR="009E5130" w:rsidRPr="009E5130">
        <w:rPr>
          <w:sz w:val="22"/>
          <w:szCs w:val="22"/>
          <w:highlight w:val="yellow"/>
        </w:rPr>
        <w:t xml:space="preserve">, </w:t>
      </w:r>
      <w:r w:rsidR="009E5130" w:rsidRPr="009E5130">
        <w:rPr>
          <w:i/>
          <w:iCs/>
          <w:sz w:val="22"/>
          <w:szCs w:val="22"/>
          <w:highlight w:val="yellow"/>
        </w:rPr>
        <w:t>SERPINB3</w:t>
      </w:r>
      <w:r w:rsidR="009E5130" w:rsidRPr="009E5130">
        <w:rPr>
          <w:sz w:val="22"/>
          <w:szCs w:val="22"/>
          <w:highlight w:val="yellow"/>
        </w:rPr>
        <w:t xml:space="preserve">, and </w:t>
      </w:r>
      <w:r w:rsidR="009E5130" w:rsidRPr="009E5130">
        <w:rPr>
          <w:i/>
          <w:iCs/>
          <w:sz w:val="22"/>
          <w:szCs w:val="22"/>
          <w:highlight w:val="yellow"/>
        </w:rPr>
        <w:t>FABP4</w:t>
      </w:r>
      <w:r w:rsidR="009E5130" w:rsidRPr="009E5130">
        <w:rPr>
          <w:sz w:val="22"/>
          <w:szCs w:val="22"/>
          <w:highlight w:val="yellow"/>
        </w:rPr>
        <w:t>, associated with stress/interferon response and lipid metabolism.</w:t>
      </w:r>
    </w:p>
    <w:p w14:paraId="2D38BD72" w14:textId="18E0597F" w:rsidR="00CB5FBD" w:rsidRDefault="005337E2" w:rsidP="00AD0AE4">
      <w:pPr>
        <w:spacing w:line="360" w:lineRule="auto"/>
        <w:ind w:firstLine="720"/>
        <w:jc w:val="both"/>
        <w:rPr>
          <w:sz w:val="22"/>
          <w:szCs w:val="22"/>
        </w:rPr>
      </w:pPr>
      <w:r w:rsidRPr="005337E2">
        <w:rPr>
          <w:sz w:val="22"/>
          <w:szCs w:val="22"/>
        </w:rPr>
        <w:t xml:space="preserve">Consistent with the distribution of molecular classes, MP </w:t>
      </w:r>
      <w:r w:rsidR="00E92C3C" w:rsidRPr="00E92C3C">
        <w:rPr>
          <w:sz w:val="22"/>
          <w:szCs w:val="22"/>
          <w:highlight w:val="yellow"/>
        </w:rPr>
        <w:t>appeared to demonstrate the fewest differentially expressed genes</w:t>
      </w:r>
      <w:r w:rsidR="002A4D23">
        <w:rPr>
          <w:sz w:val="22"/>
          <w:szCs w:val="22"/>
          <w:highlight w:val="yellow"/>
        </w:rPr>
        <w:t xml:space="preserve"> relative to PC</w:t>
      </w:r>
      <w:r w:rsidR="00E92C3C" w:rsidRPr="00E92C3C">
        <w:rPr>
          <w:sz w:val="22"/>
          <w:szCs w:val="22"/>
          <w:highlight w:val="yellow"/>
        </w:rPr>
        <w:t xml:space="preserve"> among the comparisons performed</w:t>
      </w:r>
      <w:r w:rsidR="00E92C3C">
        <w:rPr>
          <w:sz w:val="22"/>
          <w:szCs w:val="22"/>
        </w:rPr>
        <w:t xml:space="preserve"> </w:t>
      </w:r>
      <w:r w:rsidRPr="005337E2">
        <w:rPr>
          <w:sz w:val="22"/>
          <w:szCs w:val="22"/>
        </w:rPr>
        <w:t>in this cohort (Fig. 5A).</w:t>
      </w:r>
      <w:r w:rsidR="00AF111F">
        <w:rPr>
          <w:sz w:val="22"/>
          <w:szCs w:val="22"/>
        </w:rPr>
        <w:t xml:space="preserve"> </w:t>
      </w:r>
      <w:r w:rsidR="00856E8F" w:rsidRPr="00856E8F">
        <w:rPr>
          <w:sz w:val="22"/>
          <w:szCs w:val="22"/>
        </w:rPr>
        <w:t xml:space="preserve">Relative to PC, MP was enriched for a luminal program, including the canonical luminal marker </w:t>
      </w:r>
      <w:r w:rsidR="00856E8F" w:rsidRPr="00856E8F">
        <w:rPr>
          <w:i/>
          <w:iCs/>
          <w:sz w:val="22"/>
          <w:szCs w:val="22"/>
        </w:rPr>
        <w:t>KRT20</w:t>
      </w:r>
      <w:r w:rsidR="00856E8F" w:rsidRPr="00856E8F">
        <w:rPr>
          <w:sz w:val="22"/>
          <w:szCs w:val="22"/>
        </w:rPr>
        <w:t xml:space="preserve"> </w:t>
      </w:r>
      <w:r w:rsidR="00BA78F4" w:rsidRPr="00BA78F4">
        <w:rPr>
          <w:sz w:val="22"/>
          <w:szCs w:val="22"/>
          <w:highlight w:val="yellow"/>
        </w:rPr>
        <w:t xml:space="preserve">(log2FC </w:t>
      </w:r>
      <w:r w:rsidR="00BA78F4">
        <w:rPr>
          <w:sz w:val="22"/>
          <w:szCs w:val="22"/>
          <w:highlight w:val="yellow"/>
        </w:rPr>
        <w:t>=</w:t>
      </w:r>
      <w:r w:rsidR="00BA78F4" w:rsidRPr="00BA78F4">
        <w:rPr>
          <w:sz w:val="22"/>
          <w:szCs w:val="22"/>
          <w:highlight w:val="yellow"/>
        </w:rPr>
        <w:t xml:space="preserve"> 3.0)</w:t>
      </w:r>
      <w:r w:rsidR="00BA78F4">
        <w:rPr>
          <w:sz w:val="22"/>
          <w:szCs w:val="22"/>
        </w:rPr>
        <w:t xml:space="preserve"> </w:t>
      </w:r>
      <w:r w:rsidR="00856E8F" w:rsidRPr="00856E8F">
        <w:rPr>
          <w:sz w:val="22"/>
          <w:szCs w:val="22"/>
        </w:rPr>
        <w:t>and genes associated with luminal/epithelial</w:t>
      </w:r>
      <w:r w:rsidR="00F65C07" w:rsidRPr="00F65C07">
        <w:rPr>
          <w:sz w:val="22"/>
          <w:szCs w:val="22"/>
        </w:rPr>
        <w:t xml:space="preserve">, including </w:t>
      </w:r>
      <w:r w:rsidR="00F65C07" w:rsidRPr="00F65C07">
        <w:rPr>
          <w:i/>
          <w:iCs/>
          <w:sz w:val="22"/>
          <w:szCs w:val="22"/>
        </w:rPr>
        <w:t>VSIG2</w:t>
      </w:r>
      <w:r w:rsidR="00F65C07" w:rsidRPr="00F65C07">
        <w:rPr>
          <w:sz w:val="22"/>
          <w:szCs w:val="22"/>
        </w:rPr>
        <w:t xml:space="preserve">, </w:t>
      </w:r>
      <w:r w:rsidR="00F65C07" w:rsidRPr="00F65C07">
        <w:rPr>
          <w:i/>
          <w:iCs/>
          <w:sz w:val="22"/>
          <w:szCs w:val="22"/>
        </w:rPr>
        <w:t>SCUBE2</w:t>
      </w:r>
      <w:r w:rsidR="00F65C07" w:rsidRPr="00F65C07">
        <w:rPr>
          <w:sz w:val="22"/>
          <w:szCs w:val="22"/>
        </w:rPr>
        <w:t xml:space="preserve">, </w:t>
      </w:r>
      <w:r w:rsidR="00F65C07" w:rsidRPr="00F65C07">
        <w:rPr>
          <w:i/>
          <w:iCs/>
          <w:sz w:val="22"/>
          <w:szCs w:val="22"/>
        </w:rPr>
        <w:t>HPGD</w:t>
      </w:r>
      <w:r w:rsidR="00F65C07" w:rsidRPr="00F65C07">
        <w:rPr>
          <w:sz w:val="22"/>
          <w:szCs w:val="22"/>
        </w:rPr>
        <w:t xml:space="preserve">, </w:t>
      </w:r>
      <w:r w:rsidR="00F65C07" w:rsidRPr="00F65C07">
        <w:rPr>
          <w:i/>
          <w:iCs/>
          <w:sz w:val="22"/>
          <w:szCs w:val="22"/>
        </w:rPr>
        <w:t>EMP2</w:t>
      </w:r>
      <w:r w:rsidR="00F65C07" w:rsidRPr="00F65C07">
        <w:rPr>
          <w:sz w:val="22"/>
          <w:szCs w:val="22"/>
        </w:rPr>
        <w:t xml:space="preserve">, and </w:t>
      </w:r>
      <w:r w:rsidR="00F65C07" w:rsidRPr="00F65C07">
        <w:rPr>
          <w:i/>
          <w:iCs/>
          <w:sz w:val="22"/>
          <w:szCs w:val="22"/>
          <w:highlight w:val="yellow"/>
        </w:rPr>
        <w:t>ALDH1A3</w:t>
      </w:r>
      <w:r w:rsidR="00F65C07" w:rsidRPr="00F65C07">
        <w:rPr>
          <w:sz w:val="22"/>
          <w:szCs w:val="22"/>
          <w:highlight w:val="yellow"/>
        </w:rPr>
        <w:t xml:space="preserve"> (log2FC = 2.8),</w:t>
      </w:r>
      <w:r w:rsidR="00F65C07" w:rsidRPr="00F65C07">
        <w:rPr>
          <w:sz w:val="22"/>
          <w:szCs w:val="22"/>
        </w:rPr>
        <w:t xml:space="preserve"> as well as genes involved in intracellular trafficking (</w:t>
      </w:r>
      <w:r w:rsidR="00F65C07" w:rsidRPr="00F65C07">
        <w:rPr>
          <w:i/>
          <w:iCs/>
          <w:sz w:val="22"/>
          <w:szCs w:val="22"/>
        </w:rPr>
        <w:t>RABEP2</w:t>
      </w:r>
      <w:r w:rsidR="00F65C07" w:rsidRPr="00F65C07">
        <w:rPr>
          <w:sz w:val="22"/>
          <w:szCs w:val="22"/>
        </w:rPr>
        <w:t xml:space="preserve">, </w:t>
      </w:r>
      <w:r w:rsidR="00F65C07" w:rsidRPr="00F65C07">
        <w:rPr>
          <w:i/>
          <w:iCs/>
          <w:sz w:val="22"/>
          <w:szCs w:val="22"/>
        </w:rPr>
        <w:t>TRAK1</w:t>
      </w:r>
      <w:r w:rsidR="00F65C07" w:rsidRPr="00F65C07">
        <w:rPr>
          <w:sz w:val="22"/>
          <w:szCs w:val="22"/>
        </w:rPr>
        <w:t>).</w:t>
      </w:r>
      <w:r w:rsidR="00F65C07">
        <w:rPr>
          <w:sz w:val="22"/>
          <w:szCs w:val="22"/>
        </w:rPr>
        <w:t xml:space="preserve"> </w:t>
      </w:r>
      <w:r w:rsidR="006F31AB" w:rsidRPr="006F31AB">
        <w:rPr>
          <w:sz w:val="22"/>
          <w:szCs w:val="22"/>
        </w:rPr>
        <w:t xml:space="preserve">MP also demonstrated enrichment of </w:t>
      </w:r>
      <w:r w:rsidR="00B31C7C" w:rsidRPr="00B31C7C">
        <w:rPr>
          <w:sz w:val="22"/>
          <w:szCs w:val="22"/>
        </w:rPr>
        <w:t>secretory-associated gene</w:t>
      </w:r>
      <w:r w:rsidR="00B31C7C">
        <w:rPr>
          <w:sz w:val="22"/>
          <w:szCs w:val="22"/>
        </w:rPr>
        <w:t xml:space="preserve"> </w:t>
      </w:r>
      <w:r w:rsidR="00B31C7C" w:rsidRPr="006F31AB">
        <w:rPr>
          <w:i/>
          <w:iCs/>
          <w:sz w:val="22"/>
          <w:szCs w:val="22"/>
        </w:rPr>
        <w:t>SPINK1</w:t>
      </w:r>
      <w:r w:rsidR="00B31C7C">
        <w:rPr>
          <w:i/>
          <w:iCs/>
          <w:sz w:val="22"/>
          <w:szCs w:val="22"/>
        </w:rPr>
        <w:t xml:space="preserve"> </w:t>
      </w:r>
      <w:r w:rsidR="00B31C7C" w:rsidRPr="00140D57">
        <w:rPr>
          <w:sz w:val="22"/>
          <w:szCs w:val="22"/>
          <w:highlight w:val="yellow"/>
        </w:rPr>
        <w:t>(log2FC = 4.7)</w:t>
      </w:r>
      <w:r w:rsidR="00B31C7C">
        <w:rPr>
          <w:sz w:val="22"/>
          <w:szCs w:val="22"/>
        </w:rPr>
        <w:t xml:space="preserve"> </w:t>
      </w:r>
      <w:r w:rsidR="00B31C7C" w:rsidRPr="006F31AB">
        <w:rPr>
          <w:sz w:val="22"/>
          <w:szCs w:val="22"/>
        </w:rPr>
        <w:t xml:space="preserve">and </w:t>
      </w:r>
      <w:r w:rsidR="006F31AB" w:rsidRPr="006F31AB">
        <w:rPr>
          <w:sz w:val="22"/>
          <w:szCs w:val="22"/>
        </w:rPr>
        <w:t>stress</w:t>
      </w:r>
      <w:r w:rsidR="00995D1F">
        <w:rPr>
          <w:sz w:val="22"/>
          <w:szCs w:val="22"/>
        </w:rPr>
        <w:t xml:space="preserve"> </w:t>
      </w:r>
      <w:r w:rsidR="006F31AB" w:rsidRPr="006F31AB">
        <w:rPr>
          <w:sz w:val="22"/>
          <w:szCs w:val="22"/>
        </w:rPr>
        <w:t>adaptation</w:t>
      </w:r>
      <w:r w:rsidR="006F31AB">
        <w:rPr>
          <w:sz w:val="22"/>
          <w:szCs w:val="22"/>
        </w:rPr>
        <w:t>-</w:t>
      </w:r>
      <w:r w:rsidR="006F31AB" w:rsidRPr="006F31AB">
        <w:rPr>
          <w:sz w:val="22"/>
          <w:szCs w:val="22"/>
        </w:rPr>
        <w:t>related genes (</w:t>
      </w:r>
      <w:r w:rsidR="006F31AB" w:rsidRPr="006F31AB">
        <w:rPr>
          <w:i/>
          <w:iCs/>
          <w:sz w:val="22"/>
          <w:szCs w:val="22"/>
        </w:rPr>
        <w:t>NLRP2, DEPP1</w:t>
      </w:r>
      <w:r w:rsidR="006F31AB" w:rsidRPr="006F31AB">
        <w:rPr>
          <w:sz w:val="22"/>
          <w:szCs w:val="22"/>
        </w:rPr>
        <w:t xml:space="preserve">) </w:t>
      </w:r>
      <w:r w:rsidR="009E4F3E">
        <w:rPr>
          <w:sz w:val="22"/>
          <w:szCs w:val="22"/>
        </w:rPr>
        <w:t>relative to PC</w:t>
      </w:r>
      <w:r w:rsidR="006F31AB" w:rsidRPr="006F31AB">
        <w:rPr>
          <w:sz w:val="22"/>
          <w:szCs w:val="22"/>
        </w:rPr>
        <w:t>.</w:t>
      </w:r>
    </w:p>
    <w:p w14:paraId="5EC85DB7" w14:textId="6D380D08" w:rsidR="00B31C7C" w:rsidRPr="00B31C7C" w:rsidRDefault="00B31C7C" w:rsidP="00B31C7C">
      <w:pPr>
        <w:spacing w:line="360" w:lineRule="auto"/>
        <w:ind w:firstLine="720"/>
        <w:jc w:val="both"/>
        <w:rPr>
          <w:sz w:val="22"/>
          <w:szCs w:val="22"/>
        </w:rPr>
      </w:pPr>
      <w:r w:rsidRPr="00B31C7C">
        <w:rPr>
          <w:sz w:val="22"/>
          <w:szCs w:val="22"/>
          <w:highlight w:val="yellow"/>
        </w:rPr>
        <w:t xml:space="preserve">Compared with SM, MP similarly demonstrated increased expression of luminal and epithelial differentiation-associated genes, including </w:t>
      </w:r>
      <w:r w:rsidRPr="00B31C7C">
        <w:rPr>
          <w:i/>
          <w:iCs/>
          <w:sz w:val="22"/>
          <w:szCs w:val="22"/>
          <w:highlight w:val="yellow"/>
        </w:rPr>
        <w:t>PSCA</w:t>
      </w:r>
      <w:r w:rsidRPr="00B31C7C">
        <w:rPr>
          <w:sz w:val="22"/>
          <w:szCs w:val="22"/>
          <w:highlight w:val="yellow"/>
        </w:rPr>
        <w:t xml:space="preserve"> (log2FC </w:t>
      </w:r>
      <w:r w:rsidR="009F3892" w:rsidRPr="00FB148A">
        <w:rPr>
          <w:sz w:val="22"/>
          <w:szCs w:val="22"/>
          <w:highlight w:val="yellow"/>
        </w:rPr>
        <w:t>=</w:t>
      </w:r>
      <w:r w:rsidRPr="00B31C7C">
        <w:rPr>
          <w:sz w:val="22"/>
          <w:szCs w:val="22"/>
          <w:highlight w:val="yellow"/>
        </w:rPr>
        <w:t xml:space="preserve"> 5.5), </w:t>
      </w:r>
      <w:r w:rsidRPr="00B31C7C">
        <w:rPr>
          <w:i/>
          <w:iCs/>
          <w:sz w:val="22"/>
          <w:szCs w:val="22"/>
          <w:highlight w:val="yellow"/>
        </w:rPr>
        <w:t>TACSTD2</w:t>
      </w:r>
      <w:r w:rsidRPr="00B31C7C">
        <w:rPr>
          <w:sz w:val="22"/>
          <w:szCs w:val="22"/>
          <w:highlight w:val="yellow"/>
        </w:rPr>
        <w:t xml:space="preserve"> (log2FC </w:t>
      </w:r>
      <w:r w:rsidR="009F3892" w:rsidRPr="00FB148A">
        <w:rPr>
          <w:sz w:val="22"/>
          <w:szCs w:val="22"/>
          <w:highlight w:val="yellow"/>
        </w:rPr>
        <w:t>=</w:t>
      </w:r>
      <w:r w:rsidRPr="00B31C7C">
        <w:rPr>
          <w:sz w:val="22"/>
          <w:szCs w:val="22"/>
          <w:highlight w:val="yellow"/>
        </w:rPr>
        <w:t xml:space="preserve"> 5.8), </w:t>
      </w:r>
      <w:r w:rsidRPr="00B31C7C">
        <w:rPr>
          <w:i/>
          <w:iCs/>
          <w:sz w:val="22"/>
          <w:szCs w:val="22"/>
          <w:highlight w:val="yellow"/>
        </w:rPr>
        <w:t>KRT20</w:t>
      </w:r>
      <w:r w:rsidRPr="00B31C7C">
        <w:rPr>
          <w:sz w:val="22"/>
          <w:szCs w:val="22"/>
          <w:highlight w:val="yellow"/>
        </w:rPr>
        <w:t xml:space="preserve"> (log2FC </w:t>
      </w:r>
      <w:r w:rsidR="009F3892" w:rsidRPr="00FB148A">
        <w:rPr>
          <w:sz w:val="22"/>
          <w:szCs w:val="22"/>
          <w:highlight w:val="yellow"/>
        </w:rPr>
        <w:t>=</w:t>
      </w:r>
      <w:r w:rsidRPr="00B31C7C">
        <w:rPr>
          <w:sz w:val="22"/>
          <w:szCs w:val="22"/>
          <w:highlight w:val="yellow"/>
        </w:rPr>
        <w:t xml:space="preserve"> 4.</w:t>
      </w:r>
      <w:r w:rsidR="009F3892" w:rsidRPr="00FB148A">
        <w:rPr>
          <w:sz w:val="22"/>
          <w:szCs w:val="22"/>
          <w:highlight w:val="yellow"/>
        </w:rPr>
        <w:t>2</w:t>
      </w:r>
      <w:r w:rsidRPr="00B31C7C">
        <w:rPr>
          <w:sz w:val="22"/>
          <w:szCs w:val="22"/>
          <w:highlight w:val="yellow"/>
        </w:rPr>
        <w:t xml:space="preserve">), </w:t>
      </w:r>
      <w:r w:rsidRPr="00B31C7C">
        <w:rPr>
          <w:i/>
          <w:iCs/>
          <w:sz w:val="22"/>
          <w:szCs w:val="22"/>
          <w:highlight w:val="yellow"/>
        </w:rPr>
        <w:t>UPK1A</w:t>
      </w:r>
      <w:r w:rsidRPr="00B31C7C">
        <w:rPr>
          <w:sz w:val="22"/>
          <w:szCs w:val="22"/>
          <w:highlight w:val="yellow"/>
        </w:rPr>
        <w:t xml:space="preserve"> (log2FC </w:t>
      </w:r>
      <w:r w:rsidR="009F3892" w:rsidRPr="00FB148A">
        <w:rPr>
          <w:sz w:val="22"/>
          <w:szCs w:val="22"/>
          <w:highlight w:val="yellow"/>
        </w:rPr>
        <w:t>=</w:t>
      </w:r>
      <w:r w:rsidRPr="00B31C7C">
        <w:rPr>
          <w:sz w:val="22"/>
          <w:szCs w:val="22"/>
          <w:highlight w:val="yellow"/>
        </w:rPr>
        <w:t xml:space="preserve"> 4.7), </w:t>
      </w:r>
      <w:r w:rsidRPr="00B31C7C">
        <w:rPr>
          <w:i/>
          <w:iCs/>
          <w:sz w:val="22"/>
          <w:szCs w:val="22"/>
          <w:highlight w:val="yellow"/>
        </w:rPr>
        <w:t>UPK1B</w:t>
      </w:r>
      <w:r w:rsidRPr="00B31C7C">
        <w:rPr>
          <w:sz w:val="22"/>
          <w:szCs w:val="22"/>
          <w:highlight w:val="yellow"/>
        </w:rPr>
        <w:t xml:space="preserve">, </w:t>
      </w:r>
      <w:r w:rsidRPr="00B31C7C">
        <w:rPr>
          <w:i/>
          <w:iCs/>
          <w:sz w:val="22"/>
          <w:szCs w:val="22"/>
          <w:highlight w:val="yellow"/>
        </w:rPr>
        <w:t>RARRES1</w:t>
      </w:r>
      <w:r w:rsidRPr="00B31C7C">
        <w:rPr>
          <w:sz w:val="22"/>
          <w:szCs w:val="22"/>
          <w:highlight w:val="yellow"/>
        </w:rPr>
        <w:t xml:space="preserve"> (log2FC </w:t>
      </w:r>
      <w:r w:rsidR="009F3892" w:rsidRPr="00FB148A">
        <w:rPr>
          <w:sz w:val="22"/>
          <w:szCs w:val="22"/>
          <w:highlight w:val="yellow"/>
        </w:rPr>
        <w:t>=</w:t>
      </w:r>
      <w:r w:rsidRPr="00B31C7C">
        <w:rPr>
          <w:sz w:val="22"/>
          <w:szCs w:val="22"/>
          <w:highlight w:val="yellow"/>
        </w:rPr>
        <w:t xml:space="preserve"> 6.5), </w:t>
      </w:r>
      <w:r w:rsidRPr="00B31C7C">
        <w:rPr>
          <w:i/>
          <w:iCs/>
          <w:sz w:val="22"/>
          <w:szCs w:val="22"/>
          <w:highlight w:val="yellow"/>
        </w:rPr>
        <w:t>FOXA1</w:t>
      </w:r>
      <w:r w:rsidRPr="00B31C7C">
        <w:rPr>
          <w:sz w:val="22"/>
          <w:szCs w:val="22"/>
          <w:highlight w:val="yellow"/>
        </w:rPr>
        <w:t xml:space="preserve">, </w:t>
      </w:r>
      <w:r w:rsidRPr="00B31C7C">
        <w:rPr>
          <w:i/>
          <w:iCs/>
          <w:sz w:val="22"/>
          <w:szCs w:val="22"/>
          <w:highlight w:val="yellow"/>
        </w:rPr>
        <w:t>GPRC5A</w:t>
      </w:r>
      <w:r w:rsidRPr="00B31C7C">
        <w:rPr>
          <w:sz w:val="22"/>
          <w:szCs w:val="22"/>
          <w:highlight w:val="yellow"/>
        </w:rPr>
        <w:t xml:space="preserve">, </w:t>
      </w:r>
      <w:r w:rsidRPr="00B31C7C">
        <w:rPr>
          <w:i/>
          <w:iCs/>
          <w:sz w:val="22"/>
          <w:szCs w:val="22"/>
          <w:highlight w:val="yellow"/>
        </w:rPr>
        <w:t>CLDN4</w:t>
      </w:r>
      <w:r w:rsidRPr="00B31C7C">
        <w:rPr>
          <w:sz w:val="22"/>
          <w:szCs w:val="22"/>
          <w:highlight w:val="yellow"/>
        </w:rPr>
        <w:t xml:space="preserve">, </w:t>
      </w:r>
      <w:r w:rsidRPr="00B31C7C">
        <w:rPr>
          <w:i/>
          <w:iCs/>
          <w:sz w:val="22"/>
          <w:szCs w:val="22"/>
          <w:highlight w:val="yellow"/>
        </w:rPr>
        <w:t>VSIG2</w:t>
      </w:r>
      <w:r w:rsidRPr="00B31C7C">
        <w:rPr>
          <w:sz w:val="22"/>
          <w:szCs w:val="22"/>
          <w:highlight w:val="yellow"/>
        </w:rPr>
        <w:t xml:space="preserve">, and </w:t>
      </w:r>
      <w:r w:rsidRPr="00B31C7C">
        <w:rPr>
          <w:i/>
          <w:iCs/>
          <w:sz w:val="22"/>
          <w:szCs w:val="22"/>
          <w:highlight w:val="yellow"/>
        </w:rPr>
        <w:t>ELF3</w:t>
      </w:r>
      <w:r w:rsidR="00FB148A">
        <w:rPr>
          <w:i/>
          <w:iCs/>
          <w:sz w:val="22"/>
          <w:szCs w:val="22"/>
          <w:highlight w:val="yellow"/>
        </w:rPr>
        <w:t xml:space="preserve"> </w:t>
      </w:r>
      <w:r w:rsidR="00FB148A">
        <w:rPr>
          <w:sz w:val="22"/>
          <w:szCs w:val="22"/>
          <w:highlight w:val="yellow"/>
        </w:rPr>
        <w:t>(Fig. 5B)</w:t>
      </w:r>
      <w:r w:rsidRPr="00B31C7C">
        <w:rPr>
          <w:sz w:val="22"/>
          <w:szCs w:val="22"/>
          <w:highlight w:val="yellow"/>
        </w:rPr>
        <w:t xml:space="preserve">. Additional enriched genes included secretory-associated genes including </w:t>
      </w:r>
      <w:r w:rsidRPr="00B31C7C">
        <w:rPr>
          <w:i/>
          <w:iCs/>
          <w:sz w:val="22"/>
          <w:szCs w:val="22"/>
          <w:highlight w:val="yellow"/>
        </w:rPr>
        <w:t>LCN2</w:t>
      </w:r>
      <w:r w:rsidRPr="00B31C7C">
        <w:rPr>
          <w:sz w:val="22"/>
          <w:szCs w:val="22"/>
          <w:highlight w:val="yellow"/>
        </w:rPr>
        <w:t xml:space="preserve"> (log2FC </w:t>
      </w:r>
      <w:r w:rsidR="00D4776D" w:rsidRPr="00FB148A">
        <w:rPr>
          <w:sz w:val="22"/>
          <w:szCs w:val="22"/>
          <w:highlight w:val="yellow"/>
        </w:rPr>
        <w:t>=</w:t>
      </w:r>
      <w:r w:rsidRPr="00B31C7C">
        <w:rPr>
          <w:sz w:val="22"/>
          <w:szCs w:val="22"/>
          <w:highlight w:val="yellow"/>
        </w:rPr>
        <w:t xml:space="preserve"> 5.</w:t>
      </w:r>
      <w:r w:rsidR="00D4776D" w:rsidRPr="00FB148A">
        <w:rPr>
          <w:sz w:val="22"/>
          <w:szCs w:val="22"/>
          <w:highlight w:val="yellow"/>
        </w:rPr>
        <w:t>0</w:t>
      </w:r>
      <w:r w:rsidRPr="00B31C7C">
        <w:rPr>
          <w:sz w:val="22"/>
          <w:szCs w:val="22"/>
          <w:highlight w:val="yellow"/>
        </w:rPr>
        <w:t xml:space="preserve">), </w:t>
      </w:r>
      <w:r w:rsidRPr="00B31C7C">
        <w:rPr>
          <w:i/>
          <w:iCs/>
          <w:sz w:val="22"/>
          <w:szCs w:val="22"/>
          <w:highlight w:val="yellow"/>
        </w:rPr>
        <w:t>MUC1</w:t>
      </w:r>
      <w:r w:rsidRPr="00B31C7C">
        <w:rPr>
          <w:sz w:val="22"/>
          <w:szCs w:val="22"/>
          <w:highlight w:val="yellow"/>
        </w:rPr>
        <w:t xml:space="preserve">, </w:t>
      </w:r>
      <w:r w:rsidRPr="00B31C7C">
        <w:rPr>
          <w:i/>
          <w:iCs/>
          <w:sz w:val="22"/>
          <w:szCs w:val="22"/>
          <w:highlight w:val="yellow"/>
        </w:rPr>
        <w:t>MUC20</w:t>
      </w:r>
      <w:r w:rsidRPr="00B31C7C">
        <w:rPr>
          <w:sz w:val="22"/>
          <w:szCs w:val="22"/>
          <w:highlight w:val="yellow"/>
        </w:rPr>
        <w:t xml:space="preserve">, and </w:t>
      </w:r>
      <w:r w:rsidRPr="00B31C7C">
        <w:rPr>
          <w:i/>
          <w:iCs/>
          <w:sz w:val="22"/>
          <w:szCs w:val="22"/>
          <w:highlight w:val="yellow"/>
        </w:rPr>
        <w:t>SPINK1</w:t>
      </w:r>
      <w:r w:rsidRPr="00B31C7C">
        <w:rPr>
          <w:sz w:val="22"/>
          <w:szCs w:val="22"/>
          <w:highlight w:val="yellow"/>
        </w:rPr>
        <w:t xml:space="preserve">, the stress-response gene </w:t>
      </w:r>
      <w:r w:rsidRPr="00B31C7C">
        <w:rPr>
          <w:i/>
          <w:iCs/>
          <w:sz w:val="22"/>
          <w:szCs w:val="22"/>
          <w:highlight w:val="yellow"/>
        </w:rPr>
        <w:t>GDF15</w:t>
      </w:r>
      <w:r w:rsidRPr="00B31C7C">
        <w:rPr>
          <w:sz w:val="22"/>
          <w:szCs w:val="22"/>
          <w:highlight w:val="yellow"/>
        </w:rPr>
        <w:t xml:space="preserve"> (log2FC </w:t>
      </w:r>
      <w:r w:rsidR="008A1700" w:rsidRPr="00FB148A">
        <w:rPr>
          <w:sz w:val="22"/>
          <w:szCs w:val="22"/>
          <w:highlight w:val="yellow"/>
        </w:rPr>
        <w:t>=</w:t>
      </w:r>
      <w:r w:rsidRPr="00B31C7C">
        <w:rPr>
          <w:sz w:val="22"/>
          <w:szCs w:val="22"/>
          <w:highlight w:val="yellow"/>
        </w:rPr>
        <w:t xml:space="preserve"> 5.</w:t>
      </w:r>
      <w:r w:rsidR="008A1700" w:rsidRPr="00FB148A">
        <w:rPr>
          <w:sz w:val="22"/>
          <w:szCs w:val="22"/>
          <w:highlight w:val="yellow"/>
        </w:rPr>
        <w:t>0</w:t>
      </w:r>
      <w:r w:rsidRPr="00B31C7C">
        <w:rPr>
          <w:sz w:val="22"/>
          <w:szCs w:val="22"/>
          <w:highlight w:val="yellow"/>
        </w:rPr>
        <w:t xml:space="preserve">), the </w:t>
      </w:r>
      <w:r w:rsidR="00350E69" w:rsidRPr="00350E69">
        <w:rPr>
          <w:sz w:val="22"/>
          <w:szCs w:val="22"/>
          <w:highlight w:val="yellow"/>
        </w:rPr>
        <w:t>ECM</w:t>
      </w:r>
      <w:r w:rsidRPr="00B31C7C">
        <w:rPr>
          <w:sz w:val="22"/>
          <w:szCs w:val="22"/>
          <w:highlight w:val="yellow"/>
        </w:rPr>
        <w:t xml:space="preserve">-associated gene </w:t>
      </w:r>
      <w:r w:rsidRPr="00B31C7C">
        <w:rPr>
          <w:i/>
          <w:iCs/>
          <w:sz w:val="22"/>
          <w:szCs w:val="22"/>
          <w:highlight w:val="yellow"/>
        </w:rPr>
        <w:t>MGP</w:t>
      </w:r>
      <w:r w:rsidRPr="00B31C7C">
        <w:rPr>
          <w:sz w:val="22"/>
          <w:szCs w:val="22"/>
          <w:highlight w:val="yellow"/>
        </w:rPr>
        <w:t xml:space="preserve"> (log2FC </w:t>
      </w:r>
      <w:r w:rsidR="008A1700" w:rsidRPr="00FB148A">
        <w:rPr>
          <w:sz w:val="22"/>
          <w:szCs w:val="22"/>
          <w:highlight w:val="yellow"/>
        </w:rPr>
        <w:t>=</w:t>
      </w:r>
      <w:r w:rsidRPr="00B31C7C">
        <w:rPr>
          <w:sz w:val="22"/>
          <w:szCs w:val="22"/>
          <w:highlight w:val="yellow"/>
        </w:rPr>
        <w:t xml:space="preserve"> 5.8), and immunoglobulin-related genes including </w:t>
      </w:r>
      <w:r w:rsidRPr="00B31C7C">
        <w:rPr>
          <w:i/>
          <w:iCs/>
          <w:sz w:val="22"/>
          <w:szCs w:val="22"/>
          <w:highlight w:val="yellow"/>
        </w:rPr>
        <w:t>IGHA1</w:t>
      </w:r>
      <w:r w:rsidRPr="00B31C7C">
        <w:rPr>
          <w:sz w:val="22"/>
          <w:szCs w:val="22"/>
          <w:highlight w:val="yellow"/>
        </w:rPr>
        <w:t xml:space="preserve"> and </w:t>
      </w:r>
      <w:r w:rsidRPr="00B31C7C">
        <w:rPr>
          <w:i/>
          <w:iCs/>
          <w:sz w:val="22"/>
          <w:szCs w:val="22"/>
          <w:highlight w:val="yellow"/>
        </w:rPr>
        <w:t>IGKC</w:t>
      </w:r>
      <w:r w:rsidRPr="00B31C7C">
        <w:rPr>
          <w:sz w:val="22"/>
          <w:szCs w:val="22"/>
          <w:highlight w:val="yellow"/>
        </w:rPr>
        <w:t>.</w:t>
      </w:r>
      <w:r w:rsidRPr="00FB148A">
        <w:rPr>
          <w:sz w:val="22"/>
          <w:szCs w:val="22"/>
          <w:highlight w:val="yellow"/>
        </w:rPr>
        <w:t xml:space="preserve"> </w:t>
      </w:r>
    </w:p>
    <w:p w14:paraId="288595F8" w14:textId="429C127B" w:rsidR="00DF7E1B" w:rsidRDefault="00886A26" w:rsidP="000C4CAA">
      <w:pPr>
        <w:spacing w:line="360" w:lineRule="auto"/>
        <w:ind w:firstLine="720"/>
        <w:jc w:val="both"/>
        <w:rPr>
          <w:sz w:val="22"/>
          <w:szCs w:val="22"/>
        </w:rPr>
      </w:pPr>
      <w:r w:rsidRPr="00886A26">
        <w:rPr>
          <w:sz w:val="22"/>
          <w:szCs w:val="22"/>
        </w:rPr>
        <w:t xml:space="preserve">On pathway analysis, MP </w:t>
      </w:r>
      <w:r w:rsidR="009D7192" w:rsidRPr="00943495">
        <w:rPr>
          <w:sz w:val="22"/>
          <w:szCs w:val="22"/>
          <w:highlight w:val="yellow"/>
        </w:rPr>
        <w:t>was associated with</w:t>
      </w:r>
      <w:r w:rsidR="009D7192" w:rsidRPr="007707FA">
        <w:rPr>
          <w:sz w:val="22"/>
          <w:szCs w:val="22"/>
        </w:rPr>
        <w:t xml:space="preserve"> </w:t>
      </w:r>
      <w:r w:rsidRPr="00886A26">
        <w:rPr>
          <w:sz w:val="22"/>
          <w:szCs w:val="22"/>
        </w:rPr>
        <w:t>relative suppression of proliferative activity, epigenetic regulation, and androgen receptor (AR) signaling compared with CIUC (Fig. 3A</w:t>
      </w:r>
      <w:r w:rsidR="005D4954" w:rsidRPr="005D4954">
        <w:rPr>
          <w:sz w:val="22"/>
          <w:szCs w:val="22"/>
          <w:highlight w:val="yellow"/>
        </w:rPr>
        <w:t>, 6A</w:t>
      </w:r>
      <w:r w:rsidRPr="00886A26">
        <w:rPr>
          <w:sz w:val="22"/>
          <w:szCs w:val="22"/>
        </w:rPr>
        <w:t>), PUC (Fig. 4A</w:t>
      </w:r>
      <w:r w:rsidR="00E06A5E" w:rsidRPr="00E06A5E">
        <w:rPr>
          <w:sz w:val="22"/>
          <w:szCs w:val="22"/>
          <w:highlight w:val="yellow"/>
        </w:rPr>
        <w:t>, 6D</w:t>
      </w:r>
      <w:r w:rsidRPr="00886A26">
        <w:rPr>
          <w:sz w:val="22"/>
          <w:szCs w:val="22"/>
        </w:rPr>
        <w:t>), PC (Fig. 5A</w:t>
      </w:r>
      <w:r w:rsidR="007C3DAF">
        <w:rPr>
          <w:sz w:val="22"/>
          <w:szCs w:val="22"/>
        </w:rPr>
        <w:t xml:space="preserve">, </w:t>
      </w:r>
      <w:r w:rsidR="007C3DAF" w:rsidRPr="007C3DAF">
        <w:rPr>
          <w:sz w:val="22"/>
          <w:szCs w:val="22"/>
          <w:highlight w:val="yellow"/>
        </w:rPr>
        <w:t>6G</w:t>
      </w:r>
      <w:r w:rsidRPr="00886A26">
        <w:rPr>
          <w:sz w:val="22"/>
          <w:szCs w:val="22"/>
        </w:rPr>
        <w:t>), and SM (Fig. 5B</w:t>
      </w:r>
      <w:r w:rsidR="007C3DAF" w:rsidRPr="007C3DAF">
        <w:rPr>
          <w:sz w:val="22"/>
          <w:szCs w:val="22"/>
          <w:highlight w:val="yellow"/>
        </w:rPr>
        <w:t>, 6H</w:t>
      </w:r>
      <w:r w:rsidRPr="00886A26">
        <w:rPr>
          <w:sz w:val="22"/>
          <w:szCs w:val="22"/>
        </w:rPr>
        <w:t xml:space="preserve">). In contrast, MP showed </w:t>
      </w:r>
      <w:r w:rsidR="0027403C" w:rsidRPr="0027403C">
        <w:rPr>
          <w:sz w:val="22"/>
          <w:szCs w:val="22"/>
          <w:highlight w:val="yellow"/>
        </w:rPr>
        <w:t>relative</w:t>
      </w:r>
      <w:r w:rsidR="0027403C">
        <w:rPr>
          <w:sz w:val="22"/>
          <w:szCs w:val="22"/>
        </w:rPr>
        <w:t xml:space="preserve"> </w:t>
      </w:r>
      <w:r w:rsidRPr="00886A26">
        <w:rPr>
          <w:sz w:val="22"/>
          <w:szCs w:val="22"/>
        </w:rPr>
        <w:t xml:space="preserve">enrichment of </w:t>
      </w:r>
      <w:r w:rsidRPr="00886A26">
        <w:rPr>
          <w:sz w:val="22"/>
          <w:szCs w:val="22"/>
        </w:rPr>
        <w:lastRenderedPageBreak/>
        <w:t>IGF/IGFBP axis activity, TME interactions</w:t>
      </w:r>
      <w:r w:rsidR="00E06A5E">
        <w:rPr>
          <w:sz w:val="22"/>
          <w:szCs w:val="22"/>
        </w:rPr>
        <w:t>/PD-1 signaling</w:t>
      </w:r>
      <w:r w:rsidRPr="00886A26">
        <w:rPr>
          <w:sz w:val="22"/>
          <w:szCs w:val="22"/>
        </w:rPr>
        <w:t>, and protein secretory programs relative to CIUC</w:t>
      </w:r>
      <w:r w:rsidR="005D4954" w:rsidRPr="00886A26">
        <w:rPr>
          <w:sz w:val="22"/>
          <w:szCs w:val="22"/>
        </w:rPr>
        <w:t>,</w:t>
      </w:r>
      <w:r w:rsidRPr="00886A26">
        <w:rPr>
          <w:sz w:val="22"/>
          <w:szCs w:val="22"/>
        </w:rPr>
        <w:t xml:space="preserve"> and PUC.</w:t>
      </w:r>
      <w:r>
        <w:rPr>
          <w:sz w:val="22"/>
          <w:szCs w:val="22"/>
        </w:rPr>
        <w:t xml:space="preserve"> </w:t>
      </w:r>
      <w:r w:rsidR="00822876" w:rsidRPr="00822876">
        <w:rPr>
          <w:sz w:val="22"/>
          <w:szCs w:val="22"/>
        </w:rPr>
        <w:t>MP</w:t>
      </w:r>
      <w:r w:rsidR="00E12593">
        <w:rPr>
          <w:sz w:val="22"/>
          <w:szCs w:val="22"/>
        </w:rPr>
        <w:t xml:space="preserve"> also</w:t>
      </w:r>
      <w:r w:rsidR="003D4207">
        <w:rPr>
          <w:sz w:val="22"/>
          <w:szCs w:val="22"/>
        </w:rPr>
        <w:t xml:space="preserve"> </w:t>
      </w:r>
      <w:r w:rsidR="00822876" w:rsidRPr="00EB5B95">
        <w:rPr>
          <w:sz w:val="22"/>
          <w:szCs w:val="22"/>
        </w:rPr>
        <w:t>exhibit</w:t>
      </w:r>
      <w:r w:rsidR="00EB5B95" w:rsidRPr="00EB5B95">
        <w:rPr>
          <w:sz w:val="22"/>
          <w:szCs w:val="22"/>
        </w:rPr>
        <w:t>ed</w:t>
      </w:r>
      <w:r w:rsidR="00822876" w:rsidRPr="00822876">
        <w:rPr>
          <w:sz w:val="22"/>
          <w:szCs w:val="22"/>
        </w:rPr>
        <w:t xml:space="preserve"> </w:t>
      </w:r>
      <w:r w:rsidR="00EB5B95" w:rsidRPr="00EB5B95">
        <w:rPr>
          <w:sz w:val="22"/>
          <w:szCs w:val="22"/>
          <w:highlight w:val="yellow"/>
        </w:rPr>
        <w:t>relative upregulation of</w:t>
      </w:r>
      <w:r w:rsidR="00EB5B95" w:rsidRPr="00EB5B95">
        <w:rPr>
          <w:sz w:val="22"/>
          <w:szCs w:val="22"/>
        </w:rPr>
        <w:t xml:space="preserve"> </w:t>
      </w:r>
      <w:r w:rsidR="00822876" w:rsidRPr="00822876">
        <w:rPr>
          <w:sz w:val="22"/>
          <w:szCs w:val="22"/>
        </w:rPr>
        <w:t>lipid metabolic activity compared with PC and SM</w:t>
      </w:r>
      <w:r w:rsidR="007D52A3">
        <w:rPr>
          <w:sz w:val="22"/>
          <w:szCs w:val="22"/>
        </w:rPr>
        <w:t>.</w:t>
      </w:r>
    </w:p>
    <w:p w14:paraId="0B16C911" w14:textId="77777777" w:rsidR="00822876" w:rsidRDefault="00822876" w:rsidP="00822876">
      <w:pPr>
        <w:spacing w:line="360" w:lineRule="auto"/>
        <w:jc w:val="both"/>
        <w:rPr>
          <w:sz w:val="22"/>
          <w:szCs w:val="22"/>
        </w:rPr>
      </w:pPr>
    </w:p>
    <w:p w14:paraId="716E4959" w14:textId="327535C3" w:rsidR="007E3286" w:rsidRDefault="007E3286" w:rsidP="007E3286">
      <w:pPr>
        <w:autoSpaceDE w:val="0"/>
        <w:autoSpaceDN w:val="0"/>
        <w:adjustRightInd w:val="0"/>
        <w:spacing w:line="360" w:lineRule="auto"/>
        <w:jc w:val="both"/>
        <w:rPr>
          <w:i/>
          <w:iCs/>
          <w:sz w:val="22"/>
          <w:szCs w:val="22"/>
        </w:rPr>
      </w:pPr>
      <w:r w:rsidRPr="00B77DEE">
        <w:rPr>
          <w:i/>
          <w:iCs/>
          <w:sz w:val="22"/>
          <w:szCs w:val="22"/>
        </w:rPr>
        <w:t xml:space="preserve">Differential Gene Expression </w:t>
      </w:r>
      <w:r>
        <w:rPr>
          <w:i/>
          <w:iCs/>
          <w:sz w:val="22"/>
          <w:szCs w:val="22"/>
        </w:rPr>
        <w:t>of</w:t>
      </w:r>
      <w:r w:rsidRPr="00B77DEE">
        <w:rPr>
          <w:i/>
          <w:iCs/>
          <w:sz w:val="22"/>
          <w:szCs w:val="22"/>
        </w:rPr>
        <w:t xml:space="preserve"> P</w:t>
      </w:r>
      <w:r>
        <w:rPr>
          <w:i/>
          <w:iCs/>
          <w:sz w:val="22"/>
          <w:szCs w:val="22"/>
        </w:rPr>
        <w:t xml:space="preserve">C </w:t>
      </w:r>
      <w:r w:rsidRPr="007E3286">
        <w:rPr>
          <w:i/>
          <w:iCs/>
          <w:sz w:val="22"/>
          <w:szCs w:val="22"/>
        </w:rPr>
        <w:t>Compared with</w:t>
      </w:r>
      <w:r>
        <w:rPr>
          <w:i/>
          <w:iCs/>
          <w:sz w:val="22"/>
          <w:szCs w:val="22"/>
        </w:rPr>
        <w:t xml:space="preserve"> CIUC, PUC,</w:t>
      </w:r>
      <w:r w:rsidRPr="00B77DEE">
        <w:rPr>
          <w:i/>
          <w:iCs/>
          <w:sz w:val="22"/>
          <w:szCs w:val="22"/>
        </w:rPr>
        <w:t xml:space="preserve"> </w:t>
      </w:r>
      <w:r w:rsidR="00FE1919" w:rsidRPr="00FE1919">
        <w:rPr>
          <w:i/>
          <w:iCs/>
          <w:sz w:val="22"/>
          <w:szCs w:val="22"/>
          <w:highlight w:val="yellow"/>
        </w:rPr>
        <w:t>MP</w:t>
      </w:r>
      <w:r w:rsidR="00FE1919">
        <w:rPr>
          <w:i/>
          <w:iCs/>
          <w:sz w:val="22"/>
          <w:szCs w:val="22"/>
        </w:rPr>
        <w:t xml:space="preserve"> </w:t>
      </w:r>
      <w:r w:rsidRPr="00B77DEE">
        <w:rPr>
          <w:i/>
          <w:iCs/>
          <w:sz w:val="22"/>
          <w:szCs w:val="22"/>
        </w:rPr>
        <w:t>and S</w:t>
      </w:r>
      <w:r>
        <w:rPr>
          <w:i/>
          <w:iCs/>
          <w:sz w:val="22"/>
          <w:szCs w:val="22"/>
        </w:rPr>
        <w:t>M</w:t>
      </w:r>
      <w:r w:rsidRPr="00B77DEE">
        <w:rPr>
          <w:i/>
          <w:iCs/>
          <w:sz w:val="22"/>
          <w:szCs w:val="22"/>
        </w:rPr>
        <w:t xml:space="preserve"> </w:t>
      </w:r>
    </w:p>
    <w:p w14:paraId="1BC85A9F" w14:textId="665AFC35" w:rsidR="002B08B0" w:rsidRPr="002B08B0" w:rsidRDefault="00F613B7" w:rsidP="002B08B0">
      <w:pPr>
        <w:spacing w:line="360" w:lineRule="auto"/>
        <w:jc w:val="both"/>
        <w:rPr>
          <w:sz w:val="22"/>
          <w:szCs w:val="22"/>
          <w:highlight w:val="yellow"/>
        </w:rPr>
      </w:pPr>
      <w:r>
        <w:rPr>
          <w:sz w:val="22"/>
          <w:szCs w:val="22"/>
        </w:rPr>
        <w:tab/>
      </w:r>
      <w:r w:rsidR="002B08B0" w:rsidRPr="003E3B6A">
        <w:rPr>
          <w:sz w:val="22"/>
          <w:szCs w:val="22"/>
          <w:highlight w:val="yellow"/>
        </w:rPr>
        <w:t xml:space="preserve">Compared with CIUC, PC demonstrated increased expression of luminal and epithelial differentiation-associated genes, including </w:t>
      </w:r>
      <w:r w:rsidR="002B08B0" w:rsidRPr="003E3B6A">
        <w:rPr>
          <w:i/>
          <w:iCs/>
          <w:sz w:val="22"/>
          <w:szCs w:val="22"/>
          <w:highlight w:val="yellow"/>
        </w:rPr>
        <w:t>GPRC5A</w:t>
      </w:r>
      <w:r w:rsidR="002B08B0" w:rsidRPr="003E3B6A">
        <w:rPr>
          <w:sz w:val="22"/>
          <w:szCs w:val="22"/>
          <w:highlight w:val="yellow"/>
        </w:rPr>
        <w:t xml:space="preserve"> (log2FC </w:t>
      </w:r>
      <w:r w:rsidR="001D169E" w:rsidRPr="003E3B6A">
        <w:rPr>
          <w:sz w:val="22"/>
          <w:szCs w:val="22"/>
          <w:highlight w:val="yellow"/>
        </w:rPr>
        <w:t>=</w:t>
      </w:r>
      <w:r w:rsidR="002B08B0" w:rsidRPr="003E3B6A">
        <w:rPr>
          <w:sz w:val="22"/>
          <w:szCs w:val="22"/>
          <w:highlight w:val="yellow"/>
        </w:rPr>
        <w:t xml:space="preserve"> </w:t>
      </w:r>
      <w:r w:rsidR="001D169E" w:rsidRPr="003E3B6A">
        <w:rPr>
          <w:sz w:val="22"/>
          <w:szCs w:val="22"/>
          <w:highlight w:val="yellow"/>
        </w:rPr>
        <w:t>2.9</w:t>
      </w:r>
      <w:r w:rsidR="002B08B0" w:rsidRPr="003E3B6A">
        <w:rPr>
          <w:sz w:val="22"/>
          <w:szCs w:val="22"/>
          <w:highlight w:val="yellow"/>
        </w:rPr>
        <w:t xml:space="preserve">) and </w:t>
      </w:r>
      <w:r w:rsidR="002B08B0" w:rsidRPr="003E3B6A">
        <w:rPr>
          <w:i/>
          <w:iCs/>
          <w:sz w:val="22"/>
          <w:szCs w:val="22"/>
          <w:highlight w:val="yellow"/>
        </w:rPr>
        <w:t>CLDN3</w:t>
      </w:r>
      <w:r w:rsidR="004B6DC8">
        <w:rPr>
          <w:i/>
          <w:iCs/>
          <w:sz w:val="22"/>
          <w:szCs w:val="22"/>
          <w:highlight w:val="yellow"/>
        </w:rPr>
        <w:t xml:space="preserve"> </w:t>
      </w:r>
      <w:r w:rsidR="004B6DC8">
        <w:rPr>
          <w:sz w:val="22"/>
          <w:szCs w:val="22"/>
          <w:highlight w:val="yellow"/>
        </w:rPr>
        <w:t>(Fig. 3B)</w:t>
      </w:r>
      <w:r w:rsidR="002B08B0" w:rsidRPr="003E3B6A">
        <w:rPr>
          <w:sz w:val="22"/>
          <w:szCs w:val="22"/>
          <w:highlight w:val="yellow"/>
        </w:rPr>
        <w:t xml:space="preserve">. Additional enriched genes included the epithelial secretory-associated genes </w:t>
      </w:r>
      <w:r w:rsidR="002B08B0" w:rsidRPr="003E3B6A">
        <w:rPr>
          <w:i/>
          <w:iCs/>
          <w:sz w:val="22"/>
          <w:szCs w:val="22"/>
          <w:highlight w:val="yellow"/>
        </w:rPr>
        <w:t>MUC1</w:t>
      </w:r>
      <w:r w:rsidR="002B08B0" w:rsidRPr="003E3B6A">
        <w:rPr>
          <w:sz w:val="22"/>
          <w:szCs w:val="22"/>
          <w:highlight w:val="yellow"/>
        </w:rPr>
        <w:t xml:space="preserve"> (log2FC </w:t>
      </w:r>
      <w:r w:rsidR="001D169E" w:rsidRPr="003E3B6A">
        <w:rPr>
          <w:sz w:val="22"/>
          <w:szCs w:val="22"/>
          <w:highlight w:val="yellow"/>
        </w:rPr>
        <w:t>=</w:t>
      </w:r>
      <w:r w:rsidR="002B08B0" w:rsidRPr="003E3B6A">
        <w:rPr>
          <w:sz w:val="22"/>
          <w:szCs w:val="22"/>
          <w:highlight w:val="yellow"/>
        </w:rPr>
        <w:t xml:space="preserve"> 3.</w:t>
      </w:r>
      <w:r w:rsidR="001D169E" w:rsidRPr="003E3B6A">
        <w:rPr>
          <w:sz w:val="22"/>
          <w:szCs w:val="22"/>
          <w:highlight w:val="yellow"/>
        </w:rPr>
        <w:t>6</w:t>
      </w:r>
      <w:r w:rsidR="002B08B0" w:rsidRPr="003E3B6A">
        <w:rPr>
          <w:sz w:val="22"/>
          <w:szCs w:val="22"/>
          <w:highlight w:val="yellow"/>
        </w:rPr>
        <w:t xml:space="preserve">), </w:t>
      </w:r>
      <w:r w:rsidR="002B08B0" w:rsidRPr="003E3B6A">
        <w:rPr>
          <w:i/>
          <w:iCs/>
          <w:sz w:val="22"/>
          <w:szCs w:val="22"/>
          <w:highlight w:val="yellow"/>
        </w:rPr>
        <w:t>LCN2</w:t>
      </w:r>
      <w:r w:rsidR="002B08B0" w:rsidRPr="003E3B6A">
        <w:rPr>
          <w:sz w:val="22"/>
          <w:szCs w:val="22"/>
          <w:highlight w:val="yellow"/>
        </w:rPr>
        <w:t xml:space="preserve">, </w:t>
      </w:r>
      <w:r w:rsidR="002B08B0" w:rsidRPr="003E3B6A">
        <w:rPr>
          <w:i/>
          <w:iCs/>
          <w:sz w:val="22"/>
          <w:szCs w:val="22"/>
          <w:highlight w:val="yellow"/>
        </w:rPr>
        <w:t>MUC4</w:t>
      </w:r>
      <w:r w:rsidR="002B08B0" w:rsidRPr="003E3B6A">
        <w:rPr>
          <w:sz w:val="22"/>
          <w:szCs w:val="22"/>
          <w:highlight w:val="yellow"/>
        </w:rPr>
        <w:t xml:space="preserve">, and </w:t>
      </w:r>
      <w:r w:rsidR="002B08B0" w:rsidRPr="003E3B6A">
        <w:rPr>
          <w:i/>
          <w:iCs/>
          <w:sz w:val="22"/>
          <w:szCs w:val="22"/>
          <w:highlight w:val="yellow"/>
        </w:rPr>
        <w:t>MUC20</w:t>
      </w:r>
      <w:r w:rsidR="002B08B0" w:rsidRPr="003E3B6A">
        <w:rPr>
          <w:sz w:val="22"/>
          <w:szCs w:val="22"/>
          <w:highlight w:val="yellow"/>
        </w:rPr>
        <w:t xml:space="preserve">, </w:t>
      </w:r>
      <w:r w:rsidR="00350E69" w:rsidRPr="00350E69">
        <w:rPr>
          <w:sz w:val="22"/>
          <w:szCs w:val="22"/>
          <w:highlight w:val="yellow"/>
        </w:rPr>
        <w:t>ECM</w:t>
      </w:r>
      <w:r w:rsidR="002B08B0" w:rsidRPr="003E3B6A">
        <w:rPr>
          <w:sz w:val="22"/>
          <w:szCs w:val="22"/>
          <w:highlight w:val="yellow"/>
        </w:rPr>
        <w:t xml:space="preserve">/stromal-associated genes including </w:t>
      </w:r>
      <w:r w:rsidR="002B08B0" w:rsidRPr="003E3B6A">
        <w:rPr>
          <w:i/>
          <w:iCs/>
          <w:sz w:val="22"/>
          <w:szCs w:val="22"/>
          <w:highlight w:val="yellow"/>
        </w:rPr>
        <w:t>COL1A1</w:t>
      </w:r>
      <w:r w:rsidR="002B08B0" w:rsidRPr="003E3B6A">
        <w:rPr>
          <w:sz w:val="22"/>
          <w:szCs w:val="22"/>
          <w:highlight w:val="yellow"/>
        </w:rPr>
        <w:t xml:space="preserve">, </w:t>
      </w:r>
      <w:r w:rsidR="002B08B0" w:rsidRPr="003E3B6A">
        <w:rPr>
          <w:i/>
          <w:iCs/>
          <w:sz w:val="22"/>
          <w:szCs w:val="22"/>
          <w:highlight w:val="yellow"/>
        </w:rPr>
        <w:t>COL1A2</w:t>
      </w:r>
      <w:r w:rsidR="002B08B0" w:rsidRPr="003E3B6A">
        <w:rPr>
          <w:sz w:val="22"/>
          <w:szCs w:val="22"/>
          <w:highlight w:val="yellow"/>
        </w:rPr>
        <w:t xml:space="preserve"> (log2FC </w:t>
      </w:r>
      <w:r w:rsidR="009D62EA" w:rsidRPr="003E3B6A">
        <w:rPr>
          <w:sz w:val="22"/>
          <w:szCs w:val="22"/>
          <w:highlight w:val="yellow"/>
        </w:rPr>
        <w:t>=</w:t>
      </w:r>
      <w:r w:rsidR="002B08B0" w:rsidRPr="003E3B6A">
        <w:rPr>
          <w:sz w:val="22"/>
          <w:szCs w:val="22"/>
          <w:highlight w:val="yellow"/>
        </w:rPr>
        <w:t xml:space="preserve"> </w:t>
      </w:r>
      <w:r w:rsidR="009D62EA" w:rsidRPr="003E3B6A">
        <w:rPr>
          <w:sz w:val="22"/>
          <w:szCs w:val="22"/>
          <w:highlight w:val="yellow"/>
        </w:rPr>
        <w:t>2.9</w:t>
      </w:r>
      <w:r w:rsidR="002B08B0" w:rsidRPr="003E3B6A">
        <w:rPr>
          <w:sz w:val="22"/>
          <w:szCs w:val="22"/>
          <w:highlight w:val="yellow"/>
        </w:rPr>
        <w:t xml:space="preserve">), </w:t>
      </w:r>
      <w:r w:rsidR="002B08B0" w:rsidRPr="003E3B6A">
        <w:rPr>
          <w:i/>
          <w:iCs/>
          <w:sz w:val="22"/>
          <w:szCs w:val="22"/>
          <w:highlight w:val="yellow"/>
        </w:rPr>
        <w:t>COL3A1</w:t>
      </w:r>
      <w:r w:rsidR="002B08B0" w:rsidRPr="003E3B6A">
        <w:rPr>
          <w:sz w:val="22"/>
          <w:szCs w:val="22"/>
          <w:highlight w:val="yellow"/>
        </w:rPr>
        <w:t xml:space="preserve">, </w:t>
      </w:r>
      <w:r w:rsidR="002B08B0" w:rsidRPr="003E3B6A">
        <w:rPr>
          <w:i/>
          <w:iCs/>
          <w:sz w:val="22"/>
          <w:szCs w:val="22"/>
          <w:highlight w:val="yellow"/>
        </w:rPr>
        <w:t>COL5A1</w:t>
      </w:r>
      <w:r w:rsidR="002B08B0" w:rsidRPr="003E3B6A">
        <w:rPr>
          <w:sz w:val="22"/>
          <w:szCs w:val="22"/>
          <w:highlight w:val="yellow"/>
        </w:rPr>
        <w:t xml:space="preserve">, </w:t>
      </w:r>
      <w:r w:rsidR="002B08B0" w:rsidRPr="003E3B6A">
        <w:rPr>
          <w:i/>
          <w:iCs/>
          <w:sz w:val="22"/>
          <w:szCs w:val="22"/>
          <w:highlight w:val="yellow"/>
        </w:rPr>
        <w:t>BGN</w:t>
      </w:r>
      <w:r w:rsidR="002B08B0" w:rsidRPr="003E3B6A">
        <w:rPr>
          <w:sz w:val="22"/>
          <w:szCs w:val="22"/>
          <w:highlight w:val="yellow"/>
        </w:rPr>
        <w:t xml:space="preserve">, and </w:t>
      </w:r>
      <w:r w:rsidR="002B08B0" w:rsidRPr="003E3B6A">
        <w:rPr>
          <w:i/>
          <w:iCs/>
          <w:sz w:val="22"/>
          <w:szCs w:val="22"/>
          <w:highlight w:val="yellow"/>
        </w:rPr>
        <w:t>DCN</w:t>
      </w:r>
      <w:r w:rsidR="002B08B0" w:rsidRPr="003E3B6A">
        <w:rPr>
          <w:sz w:val="22"/>
          <w:szCs w:val="22"/>
          <w:highlight w:val="yellow"/>
        </w:rPr>
        <w:t>, as well as stress-response gene</w:t>
      </w:r>
      <w:r w:rsidR="00DA2444">
        <w:rPr>
          <w:sz w:val="22"/>
          <w:szCs w:val="22"/>
          <w:highlight w:val="yellow"/>
        </w:rPr>
        <w:t xml:space="preserve"> </w:t>
      </w:r>
      <w:r w:rsidR="002B08B0" w:rsidRPr="003E3B6A">
        <w:rPr>
          <w:i/>
          <w:iCs/>
          <w:sz w:val="22"/>
          <w:szCs w:val="22"/>
          <w:highlight w:val="yellow"/>
        </w:rPr>
        <w:t>GDF15</w:t>
      </w:r>
      <w:r w:rsidR="002B08B0" w:rsidRPr="003E3B6A">
        <w:rPr>
          <w:sz w:val="22"/>
          <w:szCs w:val="22"/>
          <w:highlight w:val="yellow"/>
        </w:rPr>
        <w:t xml:space="preserve">. Immunoglobulin-related genes including </w:t>
      </w:r>
      <w:r w:rsidR="002B08B0" w:rsidRPr="003E3B6A">
        <w:rPr>
          <w:i/>
          <w:iCs/>
          <w:sz w:val="22"/>
          <w:szCs w:val="22"/>
          <w:highlight w:val="yellow"/>
        </w:rPr>
        <w:t>IGHA1</w:t>
      </w:r>
      <w:r w:rsidR="002B08B0" w:rsidRPr="003E3B6A">
        <w:rPr>
          <w:sz w:val="22"/>
          <w:szCs w:val="22"/>
          <w:highlight w:val="yellow"/>
        </w:rPr>
        <w:t xml:space="preserve"> and </w:t>
      </w:r>
      <w:r w:rsidR="002B08B0" w:rsidRPr="003E3B6A">
        <w:rPr>
          <w:i/>
          <w:iCs/>
          <w:sz w:val="22"/>
          <w:szCs w:val="22"/>
          <w:highlight w:val="yellow"/>
        </w:rPr>
        <w:t>IGHG4</w:t>
      </w:r>
      <w:r w:rsidR="002B08B0" w:rsidRPr="003E3B6A">
        <w:rPr>
          <w:sz w:val="22"/>
          <w:szCs w:val="22"/>
          <w:highlight w:val="yellow"/>
        </w:rPr>
        <w:t xml:space="preserve"> were also enriched in PC. </w:t>
      </w:r>
      <w:r w:rsidR="000C7566" w:rsidRPr="003E3B6A">
        <w:rPr>
          <w:sz w:val="22"/>
          <w:szCs w:val="22"/>
          <w:highlight w:val="yellow"/>
        </w:rPr>
        <w:t xml:space="preserve">In contrast, PC demonstrated lower expression of basal/squamous-associated genes relative to CIUC, including </w:t>
      </w:r>
      <w:r w:rsidR="000C7566" w:rsidRPr="003E3B6A">
        <w:rPr>
          <w:i/>
          <w:iCs/>
          <w:sz w:val="22"/>
          <w:szCs w:val="22"/>
          <w:highlight w:val="yellow"/>
        </w:rPr>
        <w:t>LY6D</w:t>
      </w:r>
      <w:r w:rsidR="000C7566" w:rsidRPr="003E3B6A">
        <w:rPr>
          <w:sz w:val="22"/>
          <w:szCs w:val="22"/>
          <w:highlight w:val="yellow"/>
        </w:rPr>
        <w:t xml:space="preserve"> (log2FC </w:t>
      </w:r>
      <w:r w:rsidR="00B26B07" w:rsidRPr="003E3B6A">
        <w:rPr>
          <w:sz w:val="22"/>
          <w:szCs w:val="22"/>
          <w:highlight w:val="yellow"/>
        </w:rPr>
        <w:t>=</w:t>
      </w:r>
      <w:r w:rsidR="000C7566" w:rsidRPr="003E3B6A">
        <w:rPr>
          <w:sz w:val="22"/>
          <w:szCs w:val="22"/>
          <w:highlight w:val="yellow"/>
        </w:rPr>
        <w:t xml:space="preserve"> −</w:t>
      </w:r>
      <w:r w:rsidR="00B26B07" w:rsidRPr="003E3B6A">
        <w:rPr>
          <w:sz w:val="22"/>
          <w:szCs w:val="22"/>
          <w:highlight w:val="yellow"/>
        </w:rPr>
        <w:t>2.6</w:t>
      </w:r>
      <w:r w:rsidR="000C7566" w:rsidRPr="003E3B6A">
        <w:rPr>
          <w:sz w:val="22"/>
          <w:szCs w:val="22"/>
          <w:highlight w:val="yellow"/>
        </w:rPr>
        <w:t xml:space="preserve">), </w:t>
      </w:r>
      <w:r w:rsidR="000C7566" w:rsidRPr="003E3B6A">
        <w:rPr>
          <w:i/>
          <w:iCs/>
          <w:sz w:val="22"/>
          <w:szCs w:val="22"/>
          <w:highlight w:val="yellow"/>
        </w:rPr>
        <w:t>KRT5</w:t>
      </w:r>
      <w:r w:rsidR="000C7566" w:rsidRPr="003E3B6A">
        <w:rPr>
          <w:sz w:val="22"/>
          <w:szCs w:val="22"/>
          <w:highlight w:val="yellow"/>
        </w:rPr>
        <w:t xml:space="preserve"> (log2FC </w:t>
      </w:r>
      <w:r w:rsidR="00B26B07" w:rsidRPr="003E3B6A">
        <w:rPr>
          <w:sz w:val="22"/>
          <w:szCs w:val="22"/>
          <w:highlight w:val="yellow"/>
        </w:rPr>
        <w:t>=</w:t>
      </w:r>
      <w:r w:rsidR="000C7566" w:rsidRPr="003E3B6A">
        <w:rPr>
          <w:sz w:val="22"/>
          <w:szCs w:val="22"/>
          <w:highlight w:val="yellow"/>
        </w:rPr>
        <w:t xml:space="preserve"> −3.0), </w:t>
      </w:r>
      <w:r w:rsidR="000C7566" w:rsidRPr="003E3B6A">
        <w:rPr>
          <w:i/>
          <w:iCs/>
          <w:sz w:val="22"/>
          <w:szCs w:val="22"/>
          <w:highlight w:val="yellow"/>
        </w:rPr>
        <w:t>TP63</w:t>
      </w:r>
      <w:r w:rsidR="004F54D4" w:rsidRPr="003E3B6A">
        <w:rPr>
          <w:i/>
          <w:iCs/>
          <w:sz w:val="22"/>
          <w:szCs w:val="22"/>
          <w:highlight w:val="yellow"/>
        </w:rPr>
        <w:t xml:space="preserve"> </w:t>
      </w:r>
      <w:r w:rsidR="004F54D4" w:rsidRPr="003E3B6A">
        <w:rPr>
          <w:sz w:val="22"/>
          <w:szCs w:val="22"/>
          <w:highlight w:val="yellow"/>
        </w:rPr>
        <w:t>(log2FC = −1.9)</w:t>
      </w:r>
      <w:r w:rsidR="000C7566" w:rsidRPr="003E3B6A">
        <w:rPr>
          <w:sz w:val="22"/>
          <w:szCs w:val="22"/>
          <w:highlight w:val="yellow"/>
        </w:rPr>
        <w:t xml:space="preserve">, </w:t>
      </w:r>
      <w:r w:rsidR="000C7566" w:rsidRPr="003E3B6A">
        <w:rPr>
          <w:i/>
          <w:iCs/>
          <w:sz w:val="22"/>
          <w:szCs w:val="22"/>
          <w:highlight w:val="yellow"/>
        </w:rPr>
        <w:t>KRT6A</w:t>
      </w:r>
      <w:r w:rsidR="000C7566" w:rsidRPr="003E3B6A">
        <w:rPr>
          <w:sz w:val="22"/>
          <w:szCs w:val="22"/>
          <w:highlight w:val="yellow"/>
        </w:rPr>
        <w:t xml:space="preserve">, </w:t>
      </w:r>
      <w:r w:rsidR="000C7566" w:rsidRPr="003E3B6A">
        <w:rPr>
          <w:i/>
          <w:iCs/>
          <w:sz w:val="22"/>
          <w:szCs w:val="22"/>
          <w:highlight w:val="yellow"/>
        </w:rPr>
        <w:t>KRT14</w:t>
      </w:r>
      <w:r w:rsidR="000C7566" w:rsidRPr="003E3B6A">
        <w:rPr>
          <w:sz w:val="22"/>
          <w:szCs w:val="22"/>
          <w:highlight w:val="yellow"/>
        </w:rPr>
        <w:t xml:space="preserve">, and </w:t>
      </w:r>
      <w:r w:rsidR="000C7566" w:rsidRPr="003E3B6A">
        <w:rPr>
          <w:i/>
          <w:iCs/>
          <w:sz w:val="22"/>
          <w:szCs w:val="22"/>
          <w:highlight w:val="yellow"/>
        </w:rPr>
        <w:t>JAG1</w:t>
      </w:r>
      <w:r w:rsidR="000C7566" w:rsidRPr="003E3B6A">
        <w:rPr>
          <w:sz w:val="22"/>
          <w:szCs w:val="22"/>
          <w:highlight w:val="yellow"/>
        </w:rPr>
        <w:t xml:space="preserve">, as well as adhesion-associated genes including </w:t>
      </w:r>
      <w:r w:rsidR="000C7566" w:rsidRPr="003E3B6A">
        <w:rPr>
          <w:i/>
          <w:iCs/>
          <w:sz w:val="22"/>
          <w:szCs w:val="22"/>
          <w:highlight w:val="yellow"/>
        </w:rPr>
        <w:t>PKP1</w:t>
      </w:r>
      <w:r w:rsidR="000C7566" w:rsidRPr="003E3B6A">
        <w:rPr>
          <w:sz w:val="22"/>
          <w:szCs w:val="22"/>
          <w:highlight w:val="yellow"/>
        </w:rPr>
        <w:t xml:space="preserve">, </w:t>
      </w:r>
      <w:r w:rsidR="000C7566" w:rsidRPr="003E3B6A">
        <w:rPr>
          <w:i/>
          <w:iCs/>
          <w:sz w:val="22"/>
          <w:szCs w:val="22"/>
          <w:highlight w:val="yellow"/>
        </w:rPr>
        <w:t>NECTIN1</w:t>
      </w:r>
      <w:r w:rsidR="000C7566" w:rsidRPr="003E3B6A">
        <w:rPr>
          <w:sz w:val="22"/>
          <w:szCs w:val="22"/>
          <w:highlight w:val="yellow"/>
        </w:rPr>
        <w:t xml:space="preserve">, </w:t>
      </w:r>
      <w:r w:rsidR="000C7566" w:rsidRPr="003E3B6A">
        <w:rPr>
          <w:i/>
          <w:iCs/>
          <w:sz w:val="22"/>
          <w:szCs w:val="22"/>
          <w:highlight w:val="yellow"/>
        </w:rPr>
        <w:t>ITGA6</w:t>
      </w:r>
      <w:r w:rsidR="000C7566" w:rsidRPr="003E3B6A">
        <w:rPr>
          <w:sz w:val="22"/>
          <w:szCs w:val="22"/>
          <w:highlight w:val="yellow"/>
        </w:rPr>
        <w:t xml:space="preserve">, </w:t>
      </w:r>
      <w:r w:rsidR="000C7566" w:rsidRPr="003E3B6A">
        <w:rPr>
          <w:i/>
          <w:iCs/>
          <w:sz w:val="22"/>
          <w:szCs w:val="22"/>
          <w:highlight w:val="yellow"/>
        </w:rPr>
        <w:t>CLDN1</w:t>
      </w:r>
      <w:r w:rsidR="000C7566" w:rsidRPr="003E3B6A">
        <w:rPr>
          <w:sz w:val="22"/>
          <w:szCs w:val="22"/>
          <w:highlight w:val="yellow"/>
        </w:rPr>
        <w:t xml:space="preserve">, and </w:t>
      </w:r>
      <w:r w:rsidR="000C7566" w:rsidRPr="003E3B6A">
        <w:rPr>
          <w:i/>
          <w:iCs/>
          <w:sz w:val="22"/>
          <w:szCs w:val="22"/>
          <w:highlight w:val="yellow"/>
        </w:rPr>
        <w:t>CDH3</w:t>
      </w:r>
      <w:r w:rsidR="000C7566" w:rsidRPr="003E3B6A">
        <w:rPr>
          <w:sz w:val="22"/>
          <w:szCs w:val="22"/>
          <w:highlight w:val="yellow"/>
        </w:rPr>
        <w:t xml:space="preserve">. </w:t>
      </w:r>
      <w:r w:rsidR="00213E77" w:rsidRPr="00213E77">
        <w:rPr>
          <w:sz w:val="22"/>
          <w:szCs w:val="22"/>
          <w:highlight w:val="yellow"/>
        </w:rPr>
        <w:t xml:space="preserve">Additional downregulated genes in PC included </w:t>
      </w:r>
      <w:r w:rsidR="00213E77" w:rsidRPr="00213E77">
        <w:rPr>
          <w:i/>
          <w:iCs/>
          <w:sz w:val="22"/>
          <w:szCs w:val="22"/>
          <w:highlight w:val="yellow"/>
        </w:rPr>
        <w:t>FGFR3</w:t>
      </w:r>
      <w:r w:rsidR="00213E77" w:rsidRPr="00213E77">
        <w:rPr>
          <w:sz w:val="22"/>
          <w:szCs w:val="22"/>
          <w:highlight w:val="yellow"/>
        </w:rPr>
        <w:t>, stress/interferon response</w:t>
      </w:r>
      <w:r w:rsidR="00213E77">
        <w:rPr>
          <w:sz w:val="22"/>
          <w:szCs w:val="22"/>
          <w:highlight w:val="yellow"/>
        </w:rPr>
        <w:t>-</w:t>
      </w:r>
      <w:r w:rsidR="00213E77" w:rsidRPr="00213E77">
        <w:rPr>
          <w:sz w:val="22"/>
          <w:szCs w:val="22"/>
          <w:highlight w:val="yellow"/>
        </w:rPr>
        <w:t xml:space="preserve">related genes such as </w:t>
      </w:r>
      <w:r w:rsidR="00213E77" w:rsidRPr="00213E77">
        <w:rPr>
          <w:i/>
          <w:iCs/>
          <w:sz w:val="22"/>
          <w:szCs w:val="22"/>
          <w:highlight w:val="yellow"/>
        </w:rPr>
        <w:t>TNFSF10</w:t>
      </w:r>
      <w:r w:rsidR="00213E77" w:rsidRPr="00213E77">
        <w:rPr>
          <w:sz w:val="22"/>
          <w:szCs w:val="22"/>
          <w:highlight w:val="yellow"/>
        </w:rPr>
        <w:t xml:space="preserve"> and </w:t>
      </w:r>
      <w:r w:rsidR="00213E77" w:rsidRPr="00213E77">
        <w:rPr>
          <w:i/>
          <w:iCs/>
          <w:sz w:val="22"/>
          <w:szCs w:val="22"/>
          <w:highlight w:val="yellow"/>
        </w:rPr>
        <w:t>IRF6</w:t>
      </w:r>
      <w:r w:rsidR="00213E77" w:rsidRPr="00213E77">
        <w:rPr>
          <w:sz w:val="22"/>
          <w:szCs w:val="22"/>
          <w:highlight w:val="yellow"/>
        </w:rPr>
        <w:t xml:space="preserve">, and metabolic-associated genes including </w:t>
      </w:r>
      <w:r w:rsidR="00213E77" w:rsidRPr="00213E77">
        <w:rPr>
          <w:i/>
          <w:iCs/>
          <w:sz w:val="22"/>
          <w:szCs w:val="22"/>
          <w:highlight w:val="yellow"/>
        </w:rPr>
        <w:t>FABP5</w:t>
      </w:r>
      <w:r w:rsidR="00213E77" w:rsidRPr="00213E77">
        <w:rPr>
          <w:sz w:val="22"/>
          <w:szCs w:val="22"/>
          <w:highlight w:val="yellow"/>
        </w:rPr>
        <w:t xml:space="preserve">, </w:t>
      </w:r>
      <w:r w:rsidR="00213E77" w:rsidRPr="00213E77">
        <w:rPr>
          <w:i/>
          <w:iCs/>
          <w:sz w:val="22"/>
          <w:szCs w:val="22"/>
          <w:highlight w:val="yellow"/>
        </w:rPr>
        <w:t>AKR1C1</w:t>
      </w:r>
      <w:r w:rsidR="00213E77" w:rsidRPr="00213E77">
        <w:rPr>
          <w:sz w:val="22"/>
          <w:szCs w:val="22"/>
          <w:highlight w:val="yellow"/>
        </w:rPr>
        <w:t xml:space="preserve">, and </w:t>
      </w:r>
      <w:r w:rsidR="00213E77" w:rsidRPr="00213E77">
        <w:rPr>
          <w:i/>
          <w:iCs/>
          <w:sz w:val="22"/>
          <w:szCs w:val="22"/>
          <w:highlight w:val="yellow"/>
        </w:rPr>
        <w:t>DHRS2</w:t>
      </w:r>
      <w:r w:rsidR="00213E77" w:rsidRPr="00213E77">
        <w:rPr>
          <w:sz w:val="22"/>
          <w:szCs w:val="22"/>
          <w:highlight w:val="yellow"/>
        </w:rPr>
        <w:t>.</w:t>
      </w:r>
    </w:p>
    <w:p w14:paraId="5EB3BC90" w14:textId="154DFF5B" w:rsidR="002B0652" w:rsidRDefault="003E3B6A" w:rsidP="002B0652">
      <w:pPr>
        <w:spacing w:line="360" w:lineRule="auto"/>
        <w:jc w:val="both"/>
        <w:rPr>
          <w:sz w:val="22"/>
          <w:szCs w:val="22"/>
        </w:rPr>
      </w:pPr>
      <w:r>
        <w:rPr>
          <w:sz w:val="22"/>
          <w:szCs w:val="22"/>
        </w:rPr>
        <w:tab/>
      </w:r>
      <w:r w:rsidR="007800C3">
        <w:rPr>
          <w:sz w:val="22"/>
          <w:szCs w:val="22"/>
          <w:highlight w:val="yellow"/>
        </w:rPr>
        <w:t>In contrast to</w:t>
      </w:r>
      <w:r w:rsidR="00FF4D11" w:rsidRPr="004B6DC8">
        <w:rPr>
          <w:sz w:val="22"/>
          <w:szCs w:val="22"/>
          <w:highlight w:val="yellow"/>
        </w:rPr>
        <w:t xml:space="preserve"> PUC, PC demonstrated increased expression of </w:t>
      </w:r>
      <w:r w:rsidR="00350E69" w:rsidRPr="004B6DC8">
        <w:rPr>
          <w:sz w:val="22"/>
          <w:szCs w:val="22"/>
          <w:highlight w:val="yellow"/>
        </w:rPr>
        <w:t>ECM</w:t>
      </w:r>
      <w:r w:rsidR="00FF4D11" w:rsidRPr="004B6DC8">
        <w:rPr>
          <w:sz w:val="22"/>
          <w:szCs w:val="22"/>
          <w:highlight w:val="yellow"/>
        </w:rPr>
        <w:t xml:space="preserve">/stromal-associated genes, including </w:t>
      </w:r>
      <w:r w:rsidR="00FF4D11" w:rsidRPr="004B6DC8">
        <w:rPr>
          <w:i/>
          <w:iCs/>
          <w:sz w:val="22"/>
          <w:szCs w:val="22"/>
          <w:highlight w:val="yellow"/>
        </w:rPr>
        <w:t>A2M</w:t>
      </w:r>
      <w:r w:rsidR="00FF4D11" w:rsidRPr="004B6DC8">
        <w:rPr>
          <w:sz w:val="22"/>
          <w:szCs w:val="22"/>
          <w:highlight w:val="yellow"/>
        </w:rPr>
        <w:t xml:space="preserve"> (log2FC </w:t>
      </w:r>
      <w:r w:rsidR="00C67E2F" w:rsidRPr="004B6DC8">
        <w:rPr>
          <w:sz w:val="22"/>
          <w:szCs w:val="22"/>
          <w:highlight w:val="yellow"/>
        </w:rPr>
        <w:t>=</w:t>
      </w:r>
      <w:r w:rsidR="00FF4D11" w:rsidRPr="004B6DC8">
        <w:rPr>
          <w:sz w:val="22"/>
          <w:szCs w:val="22"/>
          <w:highlight w:val="yellow"/>
        </w:rPr>
        <w:t xml:space="preserve"> </w:t>
      </w:r>
      <w:r w:rsidR="00C67E2F" w:rsidRPr="004B6DC8">
        <w:rPr>
          <w:sz w:val="22"/>
          <w:szCs w:val="22"/>
          <w:highlight w:val="yellow"/>
        </w:rPr>
        <w:t>2.9</w:t>
      </w:r>
      <w:r w:rsidR="00FF4D11" w:rsidRPr="004B6DC8">
        <w:rPr>
          <w:sz w:val="22"/>
          <w:szCs w:val="22"/>
          <w:highlight w:val="yellow"/>
        </w:rPr>
        <w:t xml:space="preserve">), </w:t>
      </w:r>
      <w:r w:rsidR="00FF4D11" w:rsidRPr="004B6DC8">
        <w:rPr>
          <w:i/>
          <w:iCs/>
          <w:sz w:val="22"/>
          <w:szCs w:val="22"/>
          <w:highlight w:val="yellow"/>
        </w:rPr>
        <w:t>BGN</w:t>
      </w:r>
      <w:r w:rsidR="00FF4D11" w:rsidRPr="004B6DC8">
        <w:rPr>
          <w:sz w:val="22"/>
          <w:szCs w:val="22"/>
          <w:highlight w:val="yellow"/>
        </w:rPr>
        <w:t xml:space="preserve"> (log2FC </w:t>
      </w:r>
      <w:r w:rsidR="00C67E2F" w:rsidRPr="004B6DC8">
        <w:rPr>
          <w:sz w:val="22"/>
          <w:szCs w:val="22"/>
          <w:highlight w:val="yellow"/>
        </w:rPr>
        <w:t>=</w:t>
      </w:r>
      <w:r w:rsidR="00FF4D11" w:rsidRPr="004B6DC8">
        <w:rPr>
          <w:sz w:val="22"/>
          <w:szCs w:val="22"/>
          <w:highlight w:val="yellow"/>
        </w:rPr>
        <w:t xml:space="preserve"> 2.</w:t>
      </w:r>
      <w:r w:rsidR="00C67E2F" w:rsidRPr="004B6DC8">
        <w:rPr>
          <w:sz w:val="22"/>
          <w:szCs w:val="22"/>
          <w:highlight w:val="yellow"/>
        </w:rPr>
        <w:t>7</w:t>
      </w:r>
      <w:r w:rsidR="00FF4D11" w:rsidRPr="004B6DC8">
        <w:rPr>
          <w:sz w:val="22"/>
          <w:szCs w:val="22"/>
          <w:highlight w:val="yellow"/>
        </w:rPr>
        <w:t xml:space="preserve">), </w:t>
      </w:r>
      <w:r w:rsidR="00FF4D11" w:rsidRPr="004B6DC8">
        <w:rPr>
          <w:i/>
          <w:iCs/>
          <w:sz w:val="22"/>
          <w:szCs w:val="22"/>
          <w:highlight w:val="yellow"/>
        </w:rPr>
        <w:t>DCN</w:t>
      </w:r>
      <w:r w:rsidR="00FF4D11" w:rsidRPr="004B6DC8">
        <w:rPr>
          <w:sz w:val="22"/>
          <w:szCs w:val="22"/>
          <w:highlight w:val="yellow"/>
        </w:rPr>
        <w:t xml:space="preserve"> (log2FC </w:t>
      </w:r>
      <w:r w:rsidR="000F252C" w:rsidRPr="004B6DC8">
        <w:rPr>
          <w:sz w:val="22"/>
          <w:szCs w:val="22"/>
          <w:highlight w:val="yellow"/>
        </w:rPr>
        <w:t>=</w:t>
      </w:r>
      <w:r w:rsidR="00FF4D11" w:rsidRPr="004B6DC8">
        <w:rPr>
          <w:sz w:val="22"/>
          <w:szCs w:val="22"/>
          <w:highlight w:val="yellow"/>
        </w:rPr>
        <w:t xml:space="preserve"> </w:t>
      </w:r>
      <w:r w:rsidR="000F252C" w:rsidRPr="004B6DC8">
        <w:rPr>
          <w:sz w:val="22"/>
          <w:szCs w:val="22"/>
          <w:highlight w:val="yellow"/>
        </w:rPr>
        <w:t>2.8</w:t>
      </w:r>
      <w:r w:rsidR="00FF4D11" w:rsidRPr="004B6DC8">
        <w:rPr>
          <w:sz w:val="22"/>
          <w:szCs w:val="22"/>
          <w:highlight w:val="yellow"/>
        </w:rPr>
        <w:t xml:space="preserve">), </w:t>
      </w:r>
      <w:r w:rsidR="00FF4D11" w:rsidRPr="004B6DC8">
        <w:rPr>
          <w:i/>
          <w:iCs/>
          <w:sz w:val="22"/>
          <w:szCs w:val="22"/>
          <w:highlight w:val="yellow"/>
        </w:rPr>
        <w:t>COL1A2</w:t>
      </w:r>
      <w:r w:rsidR="00FF4D11" w:rsidRPr="004B6DC8">
        <w:rPr>
          <w:sz w:val="22"/>
          <w:szCs w:val="22"/>
          <w:highlight w:val="yellow"/>
        </w:rPr>
        <w:t xml:space="preserve"> (log2FC </w:t>
      </w:r>
      <w:r w:rsidR="000F252C" w:rsidRPr="004B6DC8">
        <w:rPr>
          <w:sz w:val="22"/>
          <w:szCs w:val="22"/>
          <w:highlight w:val="yellow"/>
        </w:rPr>
        <w:t>=</w:t>
      </w:r>
      <w:r w:rsidR="00FF4D11" w:rsidRPr="004B6DC8">
        <w:rPr>
          <w:sz w:val="22"/>
          <w:szCs w:val="22"/>
          <w:highlight w:val="yellow"/>
        </w:rPr>
        <w:t xml:space="preserve"> 3.</w:t>
      </w:r>
      <w:r w:rsidR="000F252C" w:rsidRPr="004B6DC8">
        <w:rPr>
          <w:sz w:val="22"/>
          <w:szCs w:val="22"/>
          <w:highlight w:val="yellow"/>
        </w:rPr>
        <w:t>2</w:t>
      </w:r>
      <w:r w:rsidR="00FF4D11" w:rsidRPr="004B6DC8">
        <w:rPr>
          <w:sz w:val="22"/>
          <w:szCs w:val="22"/>
          <w:highlight w:val="yellow"/>
        </w:rPr>
        <w:t xml:space="preserve">), </w:t>
      </w:r>
      <w:r w:rsidR="00FF4D11" w:rsidRPr="004B6DC8">
        <w:rPr>
          <w:i/>
          <w:iCs/>
          <w:sz w:val="22"/>
          <w:szCs w:val="22"/>
          <w:highlight w:val="yellow"/>
        </w:rPr>
        <w:t>CCN1</w:t>
      </w:r>
      <w:r w:rsidR="00FF4D11" w:rsidRPr="004B6DC8">
        <w:rPr>
          <w:sz w:val="22"/>
          <w:szCs w:val="22"/>
          <w:highlight w:val="yellow"/>
        </w:rPr>
        <w:t xml:space="preserve"> (log2FC </w:t>
      </w:r>
      <w:r w:rsidR="000F252C" w:rsidRPr="004B6DC8">
        <w:rPr>
          <w:sz w:val="22"/>
          <w:szCs w:val="22"/>
          <w:highlight w:val="yellow"/>
        </w:rPr>
        <w:t>=</w:t>
      </w:r>
      <w:r w:rsidR="00FF4D11" w:rsidRPr="004B6DC8">
        <w:rPr>
          <w:sz w:val="22"/>
          <w:szCs w:val="22"/>
          <w:highlight w:val="yellow"/>
        </w:rPr>
        <w:t xml:space="preserve"> 2.</w:t>
      </w:r>
      <w:r w:rsidR="000F252C" w:rsidRPr="004B6DC8">
        <w:rPr>
          <w:sz w:val="22"/>
          <w:szCs w:val="22"/>
          <w:highlight w:val="yellow"/>
        </w:rPr>
        <w:t>7</w:t>
      </w:r>
      <w:r w:rsidR="00FF4D11" w:rsidRPr="004B6DC8">
        <w:rPr>
          <w:sz w:val="22"/>
          <w:szCs w:val="22"/>
          <w:highlight w:val="yellow"/>
        </w:rPr>
        <w:t xml:space="preserve">), </w:t>
      </w:r>
      <w:r w:rsidR="00FF4D11" w:rsidRPr="004B6DC8">
        <w:rPr>
          <w:i/>
          <w:iCs/>
          <w:sz w:val="22"/>
          <w:szCs w:val="22"/>
          <w:highlight w:val="yellow"/>
        </w:rPr>
        <w:t>CCN2</w:t>
      </w:r>
      <w:r w:rsidR="00FF4D11" w:rsidRPr="004B6DC8">
        <w:rPr>
          <w:sz w:val="22"/>
          <w:szCs w:val="22"/>
          <w:highlight w:val="yellow"/>
        </w:rPr>
        <w:t xml:space="preserve">, </w:t>
      </w:r>
      <w:r w:rsidR="00FF4D11" w:rsidRPr="004B6DC8">
        <w:rPr>
          <w:i/>
          <w:iCs/>
          <w:sz w:val="22"/>
          <w:szCs w:val="22"/>
          <w:highlight w:val="yellow"/>
        </w:rPr>
        <w:t>MMP2</w:t>
      </w:r>
      <w:r w:rsidR="00FF4D11" w:rsidRPr="004B6DC8">
        <w:rPr>
          <w:sz w:val="22"/>
          <w:szCs w:val="22"/>
          <w:highlight w:val="yellow"/>
        </w:rPr>
        <w:t xml:space="preserve">, </w:t>
      </w:r>
      <w:r w:rsidR="00FF4D11" w:rsidRPr="004B6DC8">
        <w:rPr>
          <w:i/>
          <w:iCs/>
          <w:sz w:val="22"/>
          <w:szCs w:val="22"/>
          <w:highlight w:val="yellow"/>
        </w:rPr>
        <w:t>LUM</w:t>
      </w:r>
      <w:r w:rsidR="00FF4D11" w:rsidRPr="004B6DC8">
        <w:rPr>
          <w:sz w:val="22"/>
          <w:szCs w:val="22"/>
          <w:highlight w:val="yellow"/>
        </w:rPr>
        <w:t xml:space="preserve">, and </w:t>
      </w:r>
      <w:r w:rsidR="00FF4D11" w:rsidRPr="004B6DC8">
        <w:rPr>
          <w:i/>
          <w:iCs/>
          <w:sz w:val="22"/>
          <w:szCs w:val="22"/>
          <w:highlight w:val="yellow"/>
        </w:rPr>
        <w:t>MFAP4</w:t>
      </w:r>
      <w:r w:rsidR="004B6DC8">
        <w:rPr>
          <w:sz w:val="22"/>
          <w:szCs w:val="22"/>
          <w:highlight w:val="yellow"/>
        </w:rPr>
        <w:t xml:space="preserve"> (Fig. 4B)</w:t>
      </w:r>
      <w:r w:rsidR="004B6DC8" w:rsidRPr="003E3B6A">
        <w:rPr>
          <w:sz w:val="22"/>
          <w:szCs w:val="22"/>
          <w:highlight w:val="yellow"/>
        </w:rPr>
        <w:t>.</w:t>
      </w:r>
      <w:r w:rsidR="00FF4D11" w:rsidRPr="004B6DC8">
        <w:rPr>
          <w:sz w:val="22"/>
          <w:szCs w:val="22"/>
          <w:highlight w:val="yellow"/>
        </w:rPr>
        <w:t xml:space="preserve"> Additional enriched genes included immune- and antigen presentation</w:t>
      </w:r>
      <w:r w:rsidR="00DD6416" w:rsidRPr="004B6DC8">
        <w:rPr>
          <w:sz w:val="22"/>
          <w:szCs w:val="22"/>
          <w:highlight w:val="yellow"/>
        </w:rPr>
        <w:t>-</w:t>
      </w:r>
      <w:r w:rsidR="00FF4D11" w:rsidRPr="004B6DC8">
        <w:rPr>
          <w:sz w:val="22"/>
          <w:szCs w:val="22"/>
          <w:highlight w:val="yellow"/>
        </w:rPr>
        <w:t xml:space="preserve">associated genes such as </w:t>
      </w:r>
      <w:r w:rsidR="00FF4D11" w:rsidRPr="004B6DC8">
        <w:rPr>
          <w:i/>
          <w:iCs/>
          <w:sz w:val="22"/>
          <w:szCs w:val="22"/>
          <w:highlight w:val="yellow"/>
        </w:rPr>
        <w:t>HLA-DPA1</w:t>
      </w:r>
      <w:r w:rsidR="00FF4D11" w:rsidRPr="004B6DC8">
        <w:rPr>
          <w:sz w:val="22"/>
          <w:szCs w:val="22"/>
          <w:highlight w:val="yellow"/>
        </w:rPr>
        <w:t xml:space="preserve">, </w:t>
      </w:r>
      <w:r w:rsidR="00FF4D11" w:rsidRPr="004B6DC8">
        <w:rPr>
          <w:i/>
          <w:iCs/>
          <w:sz w:val="22"/>
          <w:szCs w:val="22"/>
          <w:highlight w:val="yellow"/>
        </w:rPr>
        <w:t>HLA-DRA</w:t>
      </w:r>
      <w:r w:rsidR="00FF4D11" w:rsidRPr="004B6DC8">
        <w:rPr>
          <w:sz w:val="22"/>
          <w:szCs w:val="22"/>
          <w:highlight w:val="yellow"/>
        </w:rPr>
        <w:t xml:space="preserve">, </w:t>
      </w:r>
      <w:r w:rsidR="00FF4D11" w:rsidRPr="004B6DC8">
        <w:rPr>
          <w:i/>
          <w:iCs/>
          <w:sz w:val="22"/>
          <w:szCs w:val="22"/>
          <w:highlight w:val="yellow"/>
        </w:rPr>
        <w:t>ICAM1</w:t>
      </w:r>
      <w:r w:rsidR="00FF4D11" w:rsidRPr="004B6DC8">
        <w:rPr>
          <w:sz w:val="22"/>
          <w:szCs w:val="22"/>
          <w:highlight w:val="yellow"/>
        </w:rPr>
        <w:t xml:space="preserve">, </w:t>
      </w:r>
      <w:r w:rsidR="00FF4D11" w:rsidRPr="004B6DC8">
        <w:rPr>
          <w:i/>
          <w:iCs/>
          <w:sz w:val="22"/>
          <w:szCs w:val="22"/>
          <w:highlight w:val="yellow"/>
        </w:rPr>
        <w:t>ACKR2</w:t>
      </w:r>
      <w:r w:rsidR="00FF4D11" w:rsidRPr="004B6DC8">
        <w:rPr>
          <w:sz w:val="22"/>
          <w:szCs w:val="22"/>
          <w:highlight w:val="yellow"/>
        </w:rPr>
        <w:t xml:space="preserve">, and immunoglobulin-related genes including </w:t>
      </w:r>
      <w:r w:rsidR="00FF4D11" w:rsidRPr="004B6DC8">
        <w:rPr>
          <w:i/>
          <w:iCs/>
          <w:sz w:val="22"/>
          <w:szCs w:val="22"/>
          <w:highlight w:val="yellow"/>
        </w:rPr>
        <w:t>IGHG4</w:t>
      </w:r>
      <w:r w:rsidR="00FF4D11" w:rsidRPr="004B6DC8">
        <w:rPr>
          <w:sz w:val="22"/>
          <w:szCs w:val="22"/>
          <w:highlight w:val="yellow"/>
        </w:rPr>
        <w:t xml:space="preserve"> and </w:t>
      </w:r>
      <w:r w:rsidR="00FF4D11" w:rsidRPr="004B6DC8">
        <w:rPr>
          <w:i/>
          <w:iCs/>
          <w:sz w:val="22"/>
          <w:szCs w:val="22"/>
          <w:highlight w:val="yellow"/>
        </w:rPr>
        <w:t>IGKC</w:t>
      </w:r>
      <w:r w:rsidR="00FF4D11" w:rsidRPr="004B6DC8">
        <w:rPr>
          <w:sz w:val="22"/>
          <w:szCs w:val="22"/>
          <w:highlight w:val="yellow"/>
        </w:rPr>
        <w:t>. Stress-response and epithelial remodeling</w:t>
      </w:r>
      <w:r w:rsidR="000F252C" w:rsidRPr="004B6DC8">
        <w:rPr>
          <w:sz w:val="22"/>
          <w:szCs w:val="22"/>
          <w:highlight w:val="yellow"/>
        </w:rPr>
        <w:t>-</w:t>
      </w:r>
      <w:r w:rsidR="00FF4D11" w:rsidRPr="004B6DC8">
        <w:rPr>
          <w:sz w:val="22"/>
          <w:szCs w:val="22"/>
          <w:highlight w:val="yellow"/>
        </w:rPr>
        <w:t xml:space="preserve">associated genes, including </w:t>
      </w:r>
      <w:r w:rsidR="00FF4D11" w:rsidRPr="004B6DC8">
        <w:rPr>
          <w:i/>
          <w:iCs/>
          <w:sz w:val="22"/>
          <w:szCs w:val="22"/>
          <w:highlight w:val="yellow"/>
        </w:rPr>
        <w:t>RARRES2</w:t>
      </w:r>
      <w:r w:rsidR="00FF4D11" w:rsidRPr="004B6DC8">
        <w:rPr>
          <w:sz w:val="22"/>
          <w:szCs w:val="22"/>
          <w:highlight w:val="yellow"/>
        </w:rPr>
        <w:t xml:space="preserve">, </w:t>
      </w:r>
      <w:r w:rsidR="00FF4D11" w:rsidRPr="004B6DC8">
        <w:rPr>
          <w:i/>
          <w:iCs/>
          <w:sz w:val="22"/>
          <w:szCs w:val="22"/>
          <w:highlight w:val="yellow"/>
        </w:rPr>
        <w:t>GADD45B</w:t>
      </w:r>
      <w:r w:rsidR="00FF4D11" w:rsidRPr="004B6DC8">
        <w:rPr>
          <w:sz w:val="22"/>
          <w:szCs w:val="22"/>
          <w:highlight w:val="yellow"/>
        </w:rPr>
        <w:t xml:space="preserve">, </w:t>
      </w:r>
      <w:r w:rsidR="00FF4D11" w:rsidRPr="004B6DC8">
        <w:rPr>
          <w:i/>
          <w:iCs/>
          <w:sz w:val="22"/>
          <w:szCs w:val="22"/>
          <w:highlight w:val="yellow"/>
        </w:rPr>
        <w:t>KRT23</w:t>
      </w:r>
      <w:r w:rsidR="00FF4D11" w:rsidRPr="004B6DC8">
        <w:rPr>
          <w:sz w:val="22"/>
          <w:szCs w:val="22"/>
          <w:highlight w:val="yellow"/>
        </w:rPr>
        <w:t xml:space="preserve">, </w:t>
      </w:r>
      <w:r w:rsidR="00FF4D11" w:rsidRPr="004B6DC8">
        <w:rPr>
          <w:i/>
          <w:iCs/>
          <w:sz w:val="22"/>
          <w:szCs w:val="22"/>
          <w:highlight w:val="yellow"/>
        </w:rPr>
        <w:t>PLAAT3</w:t>
      </w:r>
      <w:r w:rsidR="00FF4D11" w:rsidRPr="004B6DC8">
        <w:rPr>
          <w:sz w:val="22"/>
          <w:szCs w:val="22"/>
          <w:highlight w:val="yellow"/>
        </w:rPr>
        <w:t xml:space="preserve">, and </w:t>
      </w:r>
      <w:r w:rsidR="00FF4D11" w:rsidRPr="004B6DC8">
        <w:rPr>
          <w:i/>
          <w:iCs/>
          <w:sz w:val="22"/>
          <w:szCs w:val="22"/>
          <w:highlight w:val="yellow"/>
        </w:rPr>
        <w:t>TMPRSS3</w:t>
      </w:r>
      <w:r w:rsidR="00FF4D11" w:rsidRPr="004B6DC8">
        <w:rPr>
          <w:sz w:val="22"/>
          <w:szCs w:val="22"/>
          <w:highlight w:val="yellow"/>
        </w:rPr>
        <w:t xml:space="preserve">, were also enriched in PC. In contrast, PC demonstrated lower expression of basal/squamous-associated genes relative to PUC, including </w:t>
      </w:r>
      <w:r w:rsidR="00FF4D11" w:rsidRPr="004B6DC8">
        <w:rPr>
          <w:i/>
          <w:iCs/>
          <w:sz w:val="22"/>
          <w:szCs w:val="22"/>
          <w:highlight w:val="yellow"/>
        </w:rPr>
        <w:t>KRT6A</w:t>
      </w:r>
      <w:r w:rsidR="00FF4D11" w:rsidRPr="004B6DC8">
        <w:rPr>
          <w:sz w:val="22"/>
          <w:szCs w:val="22"/>
          <w:highlight w:val="yellow"/>
        </w:rPr>
        <w:t xml:space="preserve"> (log2FC </w:t>
      </w:r>
      <w:r w:rsidR="000F252C" w:rsidRPr="004B6DC8">
        <w:rPr>
          <w:sz w:val="22"/>
          <w:szCs w:val="22"/>
          <w:highlight w:val="yellow"/>
        </w:rPr>
        <w:t>=</w:t>
      </w:r>
      <w:r w:rsidR="00FF4D11" w:rsidRPr="004B6DC8">
        <w:rPr>
          <w:sz w:val="22"/>
          <w:szCs w:val="22"/>
          <w:highlight w:val="yellow"/>
        </w:rPr>
        <w:t xml:space="preserve"> −4.</w:t>
      </w:r>
      <w:r w:rsidR="000F252C" w:rsidRPr="004B6DC8">
        <w:rPr>
          <w:sz w:val="22"/>
          <w:szCs w:val="22"/>
          <w:highlight w:val="yellow"/>
        </w:rPr>
        <w:t>7</w:t>
      </w:r>
      <w:r w:rsidR="00FF4D11" w:rsidRPr="004B6DC8">
        <w:rPr>
          <w:sz w:val="22"/>
          <w:szCs w:val="22"/>
          <w:highlight w:val="yellow"/>
        </w:rPr>
        <w:t xml:space="preserve">), </w:t>
      </w:r>
      <w:r w:rsidR="00FF4D11" w:rsidRPr="004B6DC8">
        <w:rPr>
          <w:i/>
          <w:iCs/>
          <w:sz w:val="22"/>
          <w:szCs w:val="22"/>
          <w:highlight w:val="yellow"/>
        </w:rPr>
        <w:t>KRT5</w:t>
      </w:r>
      <w:r w:rsidR="00FF4D11" w:rsidRPr="004B6DC8">
        <w:rPr>
          <w:sz w:val="22"/>
          <w:szCs w:val="22"/>
          <w:highlight w:val="yellow"/>
        </w:rPr>
        <w:t xml:space="preserve"> (log2FC </w:t>
      </w:r>
      <w:r w:rsidR="00C6509D" w:rsidRPr="004B6DC8">
        <w:rPr>
          <w:sz w:val="22"/>
          <w:szCs w:val="22"/>
          <w:highlight w:val="yellow"/>
        </w:rPr>
        <w:t>=</w:t>
      </w:r>
      <w:r w:rsidR="00FF4D11" w:rsidRPr="004B6DC8">
        <w:rPr>
          <w:sz w:val="22"/>
          <w:szCs w:val="22"/>
          <w:highlight w:val="yellow"/>
        </w:rPr>
        <w:t xml:space="preserve"> −4.8), </w:t>
      </w:r>
      <w:r w:rsidR="00FF4D11" w:rsidRPr="004B6DC8">
        <w:rPr>
          <w:i/>
          <w:iCs/>
          <w:sz w:val="22"/>
          <w:szCs w:val="22"/>
          <w:highlight w:val="yellow"/>
        </w:rPr>
        <w:t>TP63</w:t>
      </w:r>
      <w:r w:rsidR="00FF4D11" w:rsidRPr="004B6DC8">
        <w:rPr>
          <w:sz w:val="22"/>
          <w:szCs w:val="22"/>
          <w:highlight w:val="yellow"/>
        </w:rPr>
        <w:t xml:space="preserve"> (log2FC </w:t>
      </w:r>
      <w:r w:rsidR="00C6509D" w:rsidRPr="004B6DC8">
        <w:rPr>
          <w:sz w:val="22"/>
          <w:szCs w:val="22"/>
          <w:highlight w:val="yellow"/>
        </w:rPr>
        <w:t>=</w:t>
      </w:r>
      <w:r w:rsidR="00FF4D11" w:rsidRPr="004B6DC8">
        <w:rPr>
          <w:sz w:val="22"/>
          <w:szCs w:val="22"/>
          <w:highlight w:val="yellow"/>
        </w:rPr>
        <w:t xml:space="preserve"> −</w:t>
      </w:r>
      <w:r w:rsidR="00C6509D" w:rsidRPr="004B6DC8">
        <w:rPr>
          <w:sz w:val="22"/>
          <w:szCs w:val="22"/>
          <w:highlight w:val="yellow"/>
        </w:rPr>
        <w:t>2.0</w:t>
      </w:r>
      <w:r w:rsidR="00FF4D11" w:rsidRPr="004B6DC8">
        <w:rPr>
          <w:sz w:val="22"/>
          <w:szCs w:val="22"/>
          <w:highlight w:val="yellow"/>
        </w:rPr>
        <w:t xml:space="preserve">), </w:t>
      </w:r>
      <w:r w:rsidR="00FF4D11" w:rsidRPr="004B6DC8">
        <w:rPr>
          <w:i/>
          <w:iCs/>
          <w:sz w:val="22"/>
          <w:szCs w:val="22"/>
          <w:highlight w:val="yellow"/>
        </w:rPr>
        <w:t>LY6D</w:t>
      </w:r>
      <w:r w:rsidR="00FF4D11" w:rsidRPr="004B6DC8">
        <w:rPr>
          <w:sz w:val="22"/>
          <w:szCs w:val="22"/>
          <w:highlight w:val="yellow"/>
        </w:rPr>
        <w:t xml:space="preserve"> (log2FC </w:t>
      </w:r>
      <w:r w:rsidR="00C6509D" w:rsidRPr="004B6DC8">
        <w:rPr>
          <w:sz w:val="22"/>
          <w:szCs w:val="22"/>
          <w:highlight w:val="yellow"/>
        </w:rPr>
        <w:t>=</w:t>
      </w:r>
      <w:r w:rsidR="00FF4D11" w:rsidRPr="004B6DC8">
        <w:rPr>
          <w:sz w:val="22"/>
          <w:szCs w:val="22"/>
          <w:highlight w:val="yellow"/>
        </w:rPr>
        <w:t xml:space="preserve"> −</w:t>
      </w:r>
      <w:r w:rsidR="00C6509D" w:rsidRPr="004B6DC8">
        <w:rPr>
          <w:sz w:val="22"/>
          <w:szCs w:val="22"/>
          <w:highlight w:val="yellow"/>
        </w:rPr>
        <w:t>2.7</w:t>
      </w:r>
      <w:r w:rsidR="00FF4D11" w:rsidRPr="004B6DC8">
        <w:rPr>
          <w:sz w:val="22"/>
          <w:szCs w:val="22"/>
          <w:highlight w:val="yellow"/>
        </w:rPr>
        <w:t xml:space="preserve">), and </w:t>
      </w:r>
      <w:r w:rsidR="00FF4D11" w:rsidRPr="004B6DC8">
        <w:rPr>
          <w:i/>
          <w:iCs/>
          <w:sz w:val="22"/>
          <w:szCs w:val="22"/>
          <w:highlight w:val="yellow"/>
        </w:rPr>
        <w:t>S100A2</w:t>
      </w:r>
      <w:r w:rsidR="00FF4D11" w:rsidRPr="004B6DC8">
        <w:rPr>
          <w:sz w:val="22"/>
          <w:szCs w:val="22"/>
          <w:highlight w:val="yellow"/>
        </w:rPr>
        <w:t xml:space="preserve"> (log2FC </w:t>
      </w:r>
      <w:r w:rsidR="00C6509D" w:rsidRPr="004B6DC8">
        <w:rPr>
          <w:sz w:val="22"/>
          <w:szCs w:val="22"/>
          <w:highlight w:val="yellow"/>
        </w:rPr>
        <w:t xml:space="preserve">= </w:t>
      </w:r>
      <w:r w:rsidR="00FF4D11" w:rsidRPr="004B6DC8">
        <w:rPr>
          <w:sz w:val="22"/>
          <w:szCs w:val="22"/>
          <w:highlight w:val="yellow"/>
        </w:rPr>
        <w:t xml:space="preserve">−3.8). </w:t>
      </w:r>
      <w:r w:rsidR="002B0652" w:rsidRPr="004B6DC8">
        <w:rPr>
          <w:sz w:val="22"/>
          <w:szCs w:val="22"/>
          <w:highlight w:val="yellow"/>
        </w:rPr>
        <w:t xml:space="preserve">Additional downregulated genes in PC included </w:t>
      </w:r>
      <w:r w:rsidR="00086E13" w:rsidRPr="00086E13">
        <w:rPr>
          <w:i/>
          <w:iCs/>
          <w:sz w:val="22"/>
          <w:szCs w:val="22"/>
          <w:highlight w:val="yellow"/>
        </w:rPr>
        <w:t>FGFR3</w:t>
      </w:r>
      <w:r w:rsidR="00086E13">
        <w:rPr>
          <w:sz w:val="22"/>
          <w:szCs w:val="22"/>
          <w:highlight w:val="yellow"/>
        </w:rPr>
        <w:t xml:space="preserve">, </w:t>
      </w:r>
      <w:r w:rsidR="002B0652" w:rsidRPr="00086E13">
        <w:rPr>
          <w:sz w:val="22"/>
          <w:szCs w:val="22"/>
          <w:highlight w:val="yellow"/>
        </w:rPr>
        <w:t>adhesion</w:t>
      </w:r>
      <w:r w:rsidR="002B0652" w:rsidRPr="004B6DC8">
        <w:rPr>
          <w:sz w:val="22"/>
          <w:szCs w:val="22"/>
          <w:highlight w:val="yellow"/>
        </w:rPr>
        <w:t xml:space="preserve">-associated genes including </w:t>
      </w:r>
      <w:r w:rsidR="002B0652" w:rsidRPr="004B6DC8">
        <w:rPr>
          <w:i/>
          <w:iCs/>
          <w:sz w:val="22"/>
          <w:szCs w:val="22"/>
          <w:highlight w:val="yellow"/>
        </w:rPr>
        <w:t>NECTIN1</w:t>
      </w:r>
      <w:r w:rsidR="004B6DC8" w:rsidRPr="004B6DC8">
        <w:rPr>
          <w:sz w:val="22"/>
          <w:szCs w:val="22"/>
          <w:highlight w:val="yellow"/>
        </w:rPr>
        <w:t xml:space="preserve"> and</w:t>
      </w:r>
      <w:r w:rsidR="002B0652" w:rsidRPr="004B6DC8">
        <w:rPr>
          <w:sz w:val="22"/>
          <w:szCs w:val="22"/>
          <w:highlight w:val="yellow"/>
        </w:rPr>
        <w:t xml:space="preserve"> </w:t>
      </w:r>
      <w:r w:rsidR="002B0652" w:rsidRPr="004B6DC8">
        <w:rPr>
          <w:i/>
          <w:iCs/>
          <w:sz w:val="22"/>
          <w:szCs w:val="22"/>
          <w:highlight w:val="yellow"/>
        </w:rPr>
        <w:t>ITGA6</w:t>
      </w:r>
      <w:r w:rsidR="002B0652" w:rsidRPr="004B6DC8">
        <w:rPr>
          <w:sz w:val="22"/>
          <w:szCs w:val="22"/>
          <w:highlight w:val="yellow"/>
        </w:rPr>
        <w:t xml:space="preserve">, as well as </w:t>
      </w:r>
      <w:r w:rsidR="003A4C62" w:rsidRPr="004B6DC8">
        <w:rPr>
          <w:sz w:val="22"/>
          <w:szCs w:val="22"/>
          <w:highlight w:val="yellow"/>
        </w:rPr>
        <w:t>stress-response</w:t>
      </w:r>
      <w:r w:rsidR="00874949">
        <w:rPr>
          <w:sz w:val="22"/>
          <w:szCs w:val="22"/>
          <w:highlight w:val="yellow"/>
        </w:rPr>
        <w:t>/</w:t>
      </w:r>
      <w:r w:rsidR="003A4C62" w:rsidRPr="004B6DC8">
        <w:rPr>
          <w:sz w:val="22"/>
          <w:szCs w:val="22"/>
          <w:highlight w:val="yellow"/>
        </w:rPr>
        <w:t xml:space="preserve">metabolic-associated genes such as </w:t>
      </w:r>
      <w:r w:rsidR="003A4C62" w:rsidRPr="004B6DC8">
        <w:rPr>
          <w:i/>
          <w:iCs/>
          <w:sz w:val="22"/>
          <w:szCs w:val="22"/>
          <w:highlight w:val="yellow"/>
        </w:rPr>
        <w:t>FABP4</w:t>
      </w:r>
      <w:r w:rsidR="003A4C62" w:rsidRPr="004B6DC8">
        <w:rPr>
          <w:sz w:val="22"/>
          <w:szCs w:val="22"/>
          <w:highlight w:val="yellow"/>
        </w:rPr>
        <w:t xml:space="preserve"> (log2FC = −3.8), </w:t>
      </w:r>
      <w:r w:rsidR="003A4C62" w:rsidRPr="004B6DC8">
        <w:rPr>
          <w:i/>
          <w:iCs/>
          <w:sz w:val="22"/>
          <w:szCs w:val="22"/>
          <w:highlight w:val="yellow"/>
        </w:rPr>
        <w:t>FABP5</w:t>
      </w:r>
      <w:r w:rsidR="003A4C62" w:rsidRPr="004B6DC8">
        <w:rPr>
          <w:sz w:val="22"/>
          <w:szCs w:val="22"/>
          <w:highlight w:val="yellow"/>
        </w:rPr>
        <w:t xml:space="preserve">, </w:t>
      </w:r>
      <w:r w:rsidR="003A4C62" w:rsidRPr="004B6DC8">
        <w:rPr>
          <w:i/>
          <w:iCs/>
          <w:sz w:val="22"/>
          <w:szCs w:val="22"/>
          <w:highlight w:val="yellow"/>
        </w:rPr>
        <w:t>DHRS2</w:t>
      </w:r>
      <w:r w:rsidR="003A4C62" w:rsidRPr="004B6DC8">
        <w:rPr>
          <w:sz w:val="22"/>
          <w:szCs w:val="22"/>
          <w:highlight w:val="yellow"/>
        </w:rPr>
        <w:t xml:space="preserve"> (log2FC = −4.4), </w:t>
      </w:r>
      <w:r w:rsidR="003A4C62" w:rsidRPr="004B6DC8">
        <w:rPr>
          <w:i/>
          <w:iCs/>
          <w:sz w:val="22"/>
          <w:szCs w:val="22"/>
          <w:highlight w:val="yellow"/>
        </w:rPr>
        <w:t>GCLC</w:t>
      </w:r>
      <w:r w:rsidR="003A4C62" w:rsidRPr="004B6DC8">
        <w:rPr>
          <w:sz w:val="22"/>
          <w:szCs w:val="22"/>
          <w:highlight w:val="yellow"/>
        </w:rPr>
        <w:t xml:space="preserve">, </w:t>
      </w:r>
      <w:r w:rsidR="003A4C62" w:rsidRPr="004B6DC8">
        <w:rPr>
          <w:i/>
          <w:iCs/>
          <w:sz w:val="22"/>
          <w:szCs w:val="22"/>
          <w:highlight w:val="yellow"/>
        </w:rPr>
        <w:t>HSPA1B</w:t>
      </w:r>
      <w:r w:rsidR="003A4C62" w:rsidRPr="004B6DC8">
        <w:rPr>
          <w:sz w:val="22"/>
          <w:szCs w:val="22"/>
          <w:highlight w:val="yellow"/>
        </w:rPr>
        <w:t xml:space="preserve">, and </w:t>
      </w:r>
      <w:r w:rsidR="003A4C62" w:rsidRPr="004B6DC8">
        <w:rPr>
          <w:i/>
          <w:iCs/>
          <w:sz w:val="22"/>
          <w:szCs w:val="22"/>
          <w:highlight w:val="yellow"/>
        </w:rPr>
        <w:t>CBS</w:t>
      </w:r>
      <w:r w:rsidR="002B0652" w:rsidRPr="004B6DC8">
        <w:rPr>
          <w:sz w:val="22"/>
          <w:szCs w:val="22"/>
          <w:highlight w:val="yellow"/>
        </w:rPr>
        <w:t>, further supporting relative suppression of basal/squamous, adhesion, and stress-response programs in PC relative to PUC.</w:t>
      </w:r>
    </w:p>
    <w:p w14:paraId="3FC168A9" w14:textId="789E1723" w:rsidR="002B08B0" w:rsidRDefault="007800C3" w:rsidP="007E3286">
      <w:pPr>
        <w:spacing w:line="360" w:lineRule="auto"/>
        <w:jc w:val="both"/>
        <w:rPr>
          <w:sz w:val="22"/>
          <w:szCs w:val="22"/>
        </w:rPr>
      </w:pPr>
      <w:r>
        <w:rPr>
          <w:sz w:val="22"/>
          <w:szCs w:val="22"/>
        </w:rPr>
        <w:tab/>
      </w:r>
      <w:r w:rsidR="009C50BF" w:rsidRPr="009C50BF">
        <w:rPr>
          <w:sz w:val="22"/>
          <w:szCs w:val="22"/>
          <w:highlight w:val="yellow"/>
        </w:rPr>
        <w:t xml:space="preserve">Relative to MP, PC demonstrated downregulation of genes associated with adhesion and epithelial differentiation, including </w:t>
      </w:r>
      <w:r w:rsidR="009C50BF" w:rsidRPr="009C50BF">
        <w:rPr>
          <w:i/>
          <w:iCs/>
          <w:sz w:val="22"/>
          <w:szCs w:val="22"/>
          <w:highlight w:val="yellow"/>
        </w:rPr>
        <w:t>VSIG2</w:t>
      </w:r>
      <w:r w:rsidR="009C50BF" w:rsidRPr="009C50BF">
        <w:rPr>
          <w:sz w:val="22"/>
          <w:szCs w:val="22"/>
          <w:highlight w:val="yellow"/>
        </w:rPr>
        <w:t xml:space="preserve">, </w:t>
      </w:r>
      <w:r w:rsidR="009C50BF" w:rsidRPr="009C50BF">
        <w:rPr>
          <w:i/>
          <w:iCs/>
          <w:sz w:val="22"/>
          <w:szCs w:val="22"/>
          <w:highlight w:val="yellow"/>
        </w:rPr>
        <w:t>EMP2</w:t>
      </w:r>
      <w:r w:rsidR="009C50BF" w:rsidRPr="009C50BF">
        <w:rPr>
          <w:sz w:val="22"/>
          <w:szCs w:val="22"/>
          <w:highlight w:val="yellow"/>
        </w:rPr>
        <w:t xml:space="preserve">, </w:t>
      </w:r>
      <w:r w:rsidR="009C50BF" w:rsidRPr="009C50BF">
        <w:rPr>
          <w:i/>
          <w:iCs/>
          <w:sz w:val="22"/>
          <w:szCs w:val="22"/>
          <w:highlight w:val="yellow"/>
        </w:rPr>
        <w:t>PODXL2</w:t>
      </w:r>
      <w:r w:rsidR="009C50BF" w:rsidRPr="009C50BF">
        <w:rPr>
          <w:sz w:val="22"/>
          <w:szCs w:val="22"/>
          <w:highlight w:val="yellow"/>
        </w:rPr>
        <w:t xml:space="preserve">, </w:t>
      </w:r>
      <w:r w:rsidR="009C50BF" w:rsidRPr="009C50BF">
        <w:rPr>
          <w:i/>
          <w:iCs/>
          <w:sz w:val="22"/>
          <w:szCs w:val="22"/>
          <w:highlight w:val="yellow"/>
        </w:rPr>
        <w:t>MMP11</w:t>
      </w:r>
      <w:r w:rsidR="009C50BF" w:rsidRPr="009C50BF">
        <w:rPr>
          <w:sz w:val="22"/>
          <w:szCs w:val="22"/>
          <w:highlight w:val="yellow"/>
        </w:rPr>
        <w:t xml:space="preserve">, and </w:t>
      </w:r>
      <w:r w:rsidR="009C50BF" w:rsidRPr="009C50BF">
        <w:rPr>
          <w:i/>
          <w:iCs/>
          <w:sz w:val="22"/>
          <w:szCs w:val="22"/>
          <w:highlight w:val="yellow"/>
        </w:rPr>
        <w:t>MGP</w:t>
      </w:r>
      <w:r w:rsidR="009C50BF" w:rsidRPr="009C50BF">
        <w:rPr>
          <w:sz w:val="22"/>
          <w:szCs w:val="22"/>
          <w:highlight w:val="yellow"/>
        </w:rPr>
        <w:t xml:space="preserve">, along with modest enrichment of the stress-response gene </w:t>
      </w:r>
      <w:r w:rsidR="009C50BF" w:rsidRPr="009C50BF">
        <w:rPr>
          <w:i/>
          <w:iCs/>
          <w:sz w:val="22"/>
          <w:szCs w:val="22"/>
          <w:highlight w:val="yellow"/>
        </w:rPr>
        <w:t>HSPB6</w:t>
      </w:r>
      <w:r w:rsidR="009C50BF" w:rsidRPr="009C50BF">
        <w:rPr>
          <w:sz w:val="22"/>
          <w:szCs w:val="22"/>
          <w:highlight w:val="yellow"/>
        </w:rPr>
        <w:t xml:space="preserve">, the interferon-related gene </w:t>
      </w:r>
      <w:r w:rsidR="009C50BF" w:rsidRPr="009C50BF">
        <w:rPr>
          <w:i/>
          <w:iCs/>
          <w:sz w:val="22"/>
          <w:szCs w:val="22"/>
          <w:highlight w:val="yellow"/>
        </w:rPr>
        <w:t>IFITM10</w:t>
      </w:r>
      <w:r w:rsidR="009C50BF" w:rsidRPr="009C50BF">
        <w:rPr>
          <w:sz w:val="22"/>
          <w:szCs w:val="22"/>
          <w:highlight w:val="yellow"/>
        </w:rPr>
        <w:t>, and genes associated with glycosylation (</w:t>
      </w:r>
      <w:r w:rsidR="009C50BF" w:rsidRPr="009C50BF">
        <w:rPr>
          <w:i/>
          <w:iCs/>
          <w:sz w:val="22"/>
          <w:szCs w:val="22"/>
          <w:highlight w:val="yellow"/>
        </w:rPr>
        <w:t>GALNT12</w:t>
      </w:r>
      <w:r w:rsidR="009C50BF" w:rsidRPr="009C50BF">
        <w:rPr>
          <w:sz w:val="22"/>
          <w:szCs w:val="22"/>
          <w:highlight w:val="yellow"/>
        </w:rPr>
        <w:t>), regulatory signaling (</w:t>
      </w:r>
      <w:r w:rsidR="009C50BF" w:rsidRPr="009C50BF">
        <w:rPr>
          <w:i/>
          <w:iCs/>
          <w:sz w:val="22"/>
          <w:szCs w:val="22"/>
          <w:highlight w:val="yellow"/>
        </w:rPr>
        <w:t>ARRDC3</w:t>
      </w:r>
      <w:r w:rsidR="009C50BF" w:rsidRPr="009C50BF">
        <w:rPr>
          <w:sz w:val="22"/>
          <w:szCs w:val="22"/>
          <w:highlight w:val="yellow"/>
        </w:rPr>
        <w:t>), and TME interactions (</w:t>
      </w:r>
      <w:r w:rsidR="009C50BF" w:rsidRPr="009C50BF">
        <w:rPr>
          <w:i/>
          <w:iCs/>
          <w:sz w:val="22"/>
          <w:szCs w:val="22"/>
          <w:highlight w:val="yellow"/>
        </w:rPr>
        <w:t>F3</w:t>
      </w:r>
      <w:r w:rsidR="009C50BF" w:rsidRPr="009C50BF">
        <w:rPr>
          <w:sz w:val="22"/>
          <w:szCs w:val="22"/>
          <w:highlight w:val="yellow"/>
        </w:rPr>
        <w:t>) (Fig. 5A).</w:t>
      </w:r>
      <w:r w:rsidR="009C50BF">
        <w:rPr>
          <w:sz w:val="22"/>
          <w:szCs w:val="22"/>
          <w:highlight w:val="yellow"/>
        </w:rPr>
        <w:t xml:space="preserve"> </w:t>
      </w:r>
      <w:r w:rsidR="00793D06" w:rsidRPr="000C602B">
        <w:rPr>
          <w:sz w:val="22"/>
          <w:szCs w:val="22"/>
          <w:highlight w:val="yellow"/>
        </w:rPr>
        <w:t xml:space="preserve">Compared with SM, PC demonstrated </w:t>
      </w:r>
      <w:r w:rsidR="00FE1919" w:rsidRPr="000C602B">
        <w:rPr>
          <w:sz w:val="22"/>
          <w:szCs w:val="22"/>
          <w:highlight w:val="yellow"/>
        </w:rPr>
        <w:t xml:space="preserve">relative </w:t>
      </w:r>
      <w:r w:rsidR="00793D06" w:rsidRPr="000C602B">
        <w:rPr>
          <w:sz w:val="22"/>
          <w:szCs w:val="22"/>
          <w:highlight w:val="yellow"/>
        </w:rPr>
        <w:t xml:space="preserve">increased expression of luminal and epithelial differentiation-associated genes, including </w:t>
      </w:r>
      <w:r w:rsidR="00793D06" w:rsidRPr="000C602B">
        <w:rPr>
          <w:i/>
          <w:iCs/>
          <w:sz w:val="22"/>
          <w:szCs w:val="22"/>
          <w:highlight w:val="yellow"/>
        </w:rPr>
        <w:t>TACSTD2</w:t>
      </w:r>
      <w:r w:rsidR="00793D06" w:rsidRPr="000C602B">
        <w:rPr>
          <w:sz w:val="22"/>
          <w:szCs w:val="22"/>
          <w:highlight w:val="yellow"/>
        </w:rPr>
        <w:t xml:space="preserve"> (log2FC </w:t>
      </w:r>
      <w:r w:rsidR="008379BA" w:rsidRPr="000C602B">
        <w:rPr>
          <w:sz w:val="22"/>
          <w:szCs w:val="22"/>
          <w:highlight w:val="yellow"/>
        </w:rPr>
        <w:t>=</w:t>
      </w:r>
      <w:r w:rsidR="00793D06" w:rsidRPr="000C602B">
        <w:rPr>
          <w:sz w:val="22"/>
          <w:szCs w:val="22"/>
          <w:highlight w:val="yellow"/>
        </w:rPr>
        <w:t xml:space="preserve"> 5.</w:t>
      </w:r>
      <w:r w:rsidR="008379BA" w:rsidRPr="000C602B">
        <w:rPr>
          <w:sz w:val="22"/>
          <w:szCs w:val="22"/>
          <w:highlight w:val="yellow"/>
        </w:rPr>
        <w:t>1</w:t>
      </w:r>
      <w:r w:rsidR="00793D06" w:rsidRPr="000C602B">
        <w:rPr>
          <w:sz w:val="22"/>
          <w:szCs w:val="22"/>
          <w:highlight w:val="yellow"/>
        </w:rPr>
        <w:t xml:space="preserve">), </w:t>
      </w:r>
      <w:r w:rsidR="00793D06" w:rsidRPr="000C602B">
        <w:rPr>
          <w:i/>
          <w:iCs/>
          <w:sz w:val="22"/>
          <w:szCs w:val="22"/>
          <w:highlight w:val="yellow"/>
        </w:rPr>
        <w:t>PSCA</w:t>
      </w:r>
      <w:r w:rsidR="00793D06" w:rsidRPr="000C602B">
        <w:rPr>
          <w:sz w:val="22"/>
          <w:szCs w:val="22"/>
          <w:highlight w:val="yellow"/>
        </w:rPr>
        <w:t xml:space="preserve"> (log2FC </w:t>
      </w:r>
      <w:r w:rsidR="008379BA" w:rsidRPr="000C602B">
        <w:rPr>
          <w:sz w:val="22"/>
          <w:szCs w:val="22"/>
          <w:highlight w:val="yellow"/>
        </w:rPr>
        <w:t>=</w:t>
      </w:r>
      <w:r w:rsidR="00793D06" w:rsidRPr="000C602B">
        <w:rPr>
          <w:sz w:val="22"/>
          <w:szCs w:val="22"/>
          <w:highlight w:val="yellow"/>
        </w:rPr>
        <w:t xml:space="preserve"> 3.8), </w:t>
      </w:r>
      <w:r w:rsidR="00793D06" w:rsidRPr="000C602B">
        <w:rPr>
          <w:i/>
          <w:iCs/>
          <w:sz w:val="22"/>
          <w:szCs w:val="22"/>
          <w:highlight w:val="yellow"/>
        </w:rPr>
        <w:t>ELF3</w:t>
      </w:r>
      <w:r w:rsidR="00793D06" w:rsidRPr="000C602B">
        <w:rPr>
          <w:sz w:val="22"/>
          <w:szCs w:val="22"/>
          <w:highlight w:val="yellow"/>
        </w:rPr>
        <w:t xml:space="preserve"> (log2FC </w:t>
      </w:r>
      <w:r w:rsidR="008379BA" w:rsidRPr="000C602B">
        <w:rPr>
          <w:sz w:val="22"/>
          <w:szCs w:val="22"/>
          <w:highlight w:val="yellow"/>
        </w:rPr>
        <w:lastRenderedPageBreak/>
        <w:t>=</w:t>
      </w:r>
      <w:r w:rsidR="00793D06" w:rsidRPr="000C602B">
        <w:rPr>
          <w:sz w:val="22"/>
          <w:szCs w:val="22"/>
          <w:highlight w:val="yellow"/>
        </w:rPr>
        <w:t xml:space="preserve"> 3.8), </w:t>
      </w:r>
      <w:r w:rsidR="00793D06" w:rsidRPr="000C602B">
        <w:rPr>
          <w:i/>
          <w:iCs/>
          <w:sz w:val="22"/>
          <w:szCs w:val="22"/>
          <w:highlight w:val="yellow"/>
        </w:rPr>
        <w:t>GPRC5A</w:t>
      </w:r>
      <w:r w:rsidR="00793D06" w:rsidRPr="000C602B">
        <w:rPr>
          <w:sz w:val="22"/>
          <w:szCs w:val="22"/>
          <w:highlight w:val="yellow"/>
        </w:rPr>
        <w:t xml:space="preserve"> (log2FC </w:t>
      </w:r>
      <w:r w:rsidR="008379BA" w:rsidRPr="000C602B">
        <w:rPr>
          <w:sz w:val="22"/>
          <w:szCs w:val="22"/>
          <w:highlight w:val="yellow"/>
        </w:rPr>
        <w:t>=</w:t>
      </w:r>
      <w:r w:rsidR="00793D06" w:rsidRPr="000C602B">
        <w:rPr>
          <w:sz w:val="22"/>
          <w:szCs w:val="22"/>
          <w:highlight w:val="yellow"/>
        </w:rPr>
        <w:t xml:space="preserve"> </w:t>
      </w:r>
      <w:r w:rsidR="008379BA" w:rsidRPr="000C602B">
        <w:rPr>
          <w:sz w:val="22"/>
          <w:szCs w:val="22"/>
          <w:highlight w:val="yellow"/>
        </w:rPr>
        <w:t>3.6</w:t>
      </w:r>
      <w:r w:rsidR="00793D06" w:rsidRPr="000C602B">
        <w:rPr>
          <w:sz w:val="22"/>
          <w:szCs w:val="22"/>
          <w:highlight w:val="yellow"/>
        </w:rPr>
        <w:t xml:space="preserve">), </w:t>
      </w:r>
      <w:r w:rsidR="00793D06" w:rsidRPr="000C602B">
        <w:rPr>
          <w:i/>
          <w:iCs/>
          <w:sz w:val="22"/>
          <w:szCs w:val="22"/>
          <w:highlight w:val="yellow"/>
        </w:rPr>
        <w:t>VSIG2</w:t>
      </w:r>
      <w:r w:rsidR="00793D06" w:rsidRPr="000C602B">
        <w:rPr>
          <w:sz w:val="22"/>
          <w:szCs w:val="22"/>
          <w:highlight w:val="yellow"/>
        </w:rPr>
        <w:t xml:space="preserve">, </w:t>
      </w:r>
      <w:r w:rsidR="00793D06" w:rsidRPr="000C602B">
        <w:rPr>
          <w:i/>
          <w:iCs/>
          <w:sz w:val="22"/>
          <w:szCs w:val="22"/>
          <w:highlight w:val="yellow"/>
        </w:rPr>
        <w:t>CLDN3</w:t>
      </w:r>
      <w:r w:rsidR="00793D06" w:rsidRPr="000C602B">
        <w:rPr>
          <w:sz w:val="22"/>
          <w:szCs w:val="22"/>
          <w:highlight w:val="yellow"/>
        </w:rPr>
        <w:t xml:space="preserve">, </w:t>
      </w:r>
      <w:r w:rsidR="00793D06" w:rsidRPr="000C602B">
        <w:rPr>
          <w:i/>
          <w:iCs/>
          <w:sz w:val="22"/>
          <w:szCs w:val="22"/>
          <w:highlight w:val="yellow"/>
        </w:rPr>
        <w:t>CLDN4</w:t>
      </w:r>
      <w:r w:rsidR="00793D06" w:rsidRPr="000C602B">
        <w:rPr>
          <w:sz w:val="22"/>
          <w:szCs w:val="22"/>
          <w:highlight w:val="yellow"/>
        </w:rPr>
        <w:t xml:space="preserve">, and </w:t>
      </w:r>
      <w:r w:rsidR="00793D06" w:rsidRPr="000C602B">
        <w:rPr>
          <w:i/>
          <w:iCs/>
          <w:sz w:val="22"/>
          <w:szCs w:val="22"/>
          <w:highlight w:val="yellow"/>
        </w:rPr>
        <w:t>GRHL3</w:t>
      </w:r>
      <w:r w:rsidR="00125DCF" w:rsidRPr="000C602B">
        <w:rPr>
          <w:i/>
          <w:iCs/>
          <w:sz w:val="22"/>
          <w:szCs w:val="22"/>
          <w:highlight w:val="yellow"/>
        </w:rPr>
        <w:t xml:space="preserve"> </w:t>
      </w:r>
      <w:r w:rsidR="00125DCF" w:rsidRPr="000C602B">
        <w:rPr>
          <w:sz w:val="22"/>
          <w:szCs w:val="22"/>
          <w:highlight w:val="yellow"/>
        </w:rPr>
        <w:t>(Fig. 5C)</w:t>
      </w:r>
      <w:r w:rsidR="00793D06" w:rsidRPr="000C602B">
        <w:rPr>
          <w:sz w:val="22"/>
          <w:szCs w:val="22"/>
          <w:highlight w:val="yellow"/>
        </w:rPr>
        <w:t xml:space="preserve">. </w:t>
      </w:r>
      <w:r w:rsidR="00881D52" w:rsidRPr="000C602B">
        <w:rPr>
          <w:sz w:val="22"/>
          <w:szCs w:val="22"/>
          <w:highlight w:val="yellow"/>
        </w:rPr>
        <w:t xml:space="preserve">Additional enriched genes in PC included secretory- and membrane trafficking–associated genes such as </w:t>
      </w:r>
      <w:r w:rsidR="00881D52" w:rsidRPr="000C602B">
        <w:rPr>
          <w:i/>
          <w:iCs/>
          <w:sz w:val="22"/>
          <w:szCs w:val="22"/>
          <w:highlight w:val="yellow"/>
        </w:rPr>
        <w:t>MUC1</w:t>
      </w:r>
      <w:r w:rsidR="00881D52" w:rsidRPr="000C602B">
        <w:rPr>
          <w:sz w:val="22"/>
          <w:szCs w:val="22"/>
          <w:highlight w:val="yellow"/>
        </w:rPr>
        <w:t xml:space="preserve"> (log2FC </w:t>
      </w:r>
      <w:r w:rsidR="008379BA" w:rsidRPr="000C602B">
        <w:rPr>
          <w:sz w:val="22"/>
          <w:szCs w:val="22"/>
          <w:highlight w:val="yellow"/>
        </w:rPr>
        <w:t>=</w:t>
      </w:r>
      <w:r w:rsidR="00881D52" w:rsidRPr="000C602B">
        <w:rPr>
          <w:sz w:val="22"/>
          <w:szCs w:val="22"/>
          <w:highlight w:val="yellow"/>
        </w:rPr>
        <w:t xml:space="preserve"> 6.</w:t>
      </w:r>
      <w:r w:rsidR="008379BA" w:rsidRPr="000C602B">
        <w:rPr>
          <w:sz w:val="22"/>
          <w:szCs w:val="22"/>
          <w:highlight w:val="yellow"/>
        </w:rPr>
        <w:t>3</w:t>
      </w:r>
      <w:r w:rsidR="00881D52" w:rsidRPr="000C602B">
        <w:rPr>
          <w:sz w:val="22"/>
          <w:szCs w:val="22"/>
          <w:highlight w:val="yellow"/>
        </w:rPr>
        <w:t xml:space="preserve">), </w:t>
      </w:r>
      <w:r w:rsidR="00874949" w:rsidRPr="000C602B">
        <w:rPr>
          <w:i/>
          <w:iCs/>
          <w:sz w:val="22"/>
          <w:szCs w:val="22"/>
          <w:highlight w:val="yellow"/>
        </w:rPr>
        <w:t>LCN2</w:t>
      </w:r>
      <w:r w:rsidR="00874949" w:rsidRPr="000C602B">
        <w:rPr>
          <w:sz w:val="22"/>
          <w:szCs w:val="22"/>
          <w:highlight w:val="yellow"/>
        </w:rPr>
        <w:t xml:space="preserve"> (log2FC = 4.7), </w:t>
      </w:r>
      <w:r w:rsidR="00881D52" w:rsidRPr="000C602B">
        <w:rPr>
          <w:i/>
          <w:iCs/>
          <w:sz w:val="22"/>
          <w:szCs w:val="22"/>
          <w:highlight w:val="yellow"/>
        </w:rPr>
        <w:t>MUC4</w:t>
      </w:r>
      <w:r w:rsidR="00881D52" w:rsidRPr="000C602B">
        <w:rPr>
          <w:sz w:val="22"/>
          <w:szCs w:val="22"/>
          <w:highlight w:val="yellow"/>
        </w:rPr>
        <w:t xml:space="preserve">, </w:t>
      </w:r>
      <w:r w:rsidR="00881D52" w:rsidRPr="000C602B">
        <w:rPr>
          <w:i/>
          <w:iCs/>
          <w:sz w:val="22"/>
          <w:szCs w:val="22"/>
          <w:highlight w:val="yellow"/>
        </w:rPr>
        <w:t>MUC20</w:t>
      </w:r>
      <w:r w:rsidR="00881D52" w:rsidRPr="000C602B">
        <w:rPr>
          <w:sz w:val="22"/>
          <w:szCs w:val="22"/>
          <w:highlight w:val="yellow"/>
        </w:rPr>
        <w:t xml:space="preserve">, </w:t>
      </w:r>
      <w:r w:rsidR="00881D52" w:rsidRPr="000C602B">
        <w:rPr>
          <w:i/>
          <w:iCs/>
          <w:sz w:val="22"/>
          <w:szCs w:val="22"/>
          <w:highlight w:val="yellow"/>
        </w:rPr>
        <w:t>SPINT1</w:t>
      </w:r>
      <w:r w:rsidR="00881D52" w:rsidRPr="000C602B">
        <w:rPr>
          <w:sz w:val="22"/>
          <w:szCs w:val="22"/>
          <w:highlight w:val="yellow"/>
        </w:rPr>
        <w:t xml:space="preserve">, </w:t>
      </w:r>
      <w:r w:rsidR="00881D52" w:rsidRPr="000C602B">
        <w:rPr>
          <w:i/>
          <w:iCs/>
          <w:sz w:val="22"/>
          <w:szCs w:val="22"/>
          <w:highlight w:val="yellow"/>
        </w:rPr>
        <w:t>MAL2</w:t>
      </w:r>
      <w:r w:rsidR="00881D52" w:rsidRPr="000C602B">
        <w:rPr>
          <w:sz w:val="22"/>
          <w:szCs w:val="22"/>
          <w:highlight w:val="yellow"/>
        </w:rPr>
        <w:t xml:space="preserve"> (log2FC </w:t>
      </w:r>
      <w:r w:rsidR="000C0259" w:rsidRPr="000C602B">
        <w:rPr>
          <w:sz w:val="22"/>
          <w:szCs w:val="22"/>
          <w:highlight w:val="yellow"/>
        </w:rPr>
        <w:t>=</w:t>
      </w:r>
      <w:r w:rsidR="00881D52" w:rsidRPr="000C602B">
        <w:rPr>
          <w:sz w:val="22"/>
          <w:szCs w:val="22"/>
          <w:highlight w:val="yellow"/>
        </w:rPr>
        <w:t xml:space="preserve"> 3.0), and </w:t>
      </w:r>
      <w:r w:rsidR="00881D52" w:rsidRPr="000C602B">
        <w:rPr>
          <w:i/>
          <w:iCs/>
          <w:sz w:val="22"/>
          <w:szCs w:val="22"/>
          <w:highlight w:val="yellow"/>
        </w:rPr>
        <w:t>SERINC2</w:t>
      </w:r>
      <w:r w:rsidR="00881D52" w:rsidRPr="000C602B">
        <w:rPr>
          <w:sz w:val="22"/>
          <w:szCs w:val="22"/>
          <w:highlight w:val="yellow"/>
        </w:rPr>
        <w:t>.</w:t>
      </w:r>
    </w:p>
    <w:p w14:paraId="2EC2317D" w14:textId="6288F3FF" w:rsidR="00E72355" w:rsidRDefault="007D6AF7" w:rsidP="00874949">
      <w:pPr>
        <w:spacing w:line="360" w:lineRule="auto"/>
        <w:ind w:firstLine="720"/>
        <w:jc w:val="both"/>
        <w:rPr>
          <w:sz w:val="22"/>
          <w:szCs w:val="22"/>
        </w:rPr>
      </w:pPr>
      <w:r w:rsidRPr="00886A26">
        <w:rPr>
          <w:sz w:val="22"/>
          <w:szCs w:val="22"/>
        </w:rPr>
        <w:t xml:space="preserve">On pathway analysis, </w:t>
      </w:r>
      <w:r w:rsidR="00AA3174" w:rsidRPr="00AA3174">
        <w:rPr>
          <w:sz w:val="22"/>
          <w:szCs w:val="22"/>
        </w:rPr>
        <w:t xml:space="preserve">PC </w:t>
      </w:r>
      <w:r w:rsidR="00B42C5F" w:rsidRPr="00B42C5F">
        <w:rPr>
          <w:sz w:val="22"/>
          <w:szCs w:val="22"/>
          <w:highlight w:val="yellow"/>
        </w:rPr>
        <w:t>appeared to show</w:t>
      </w:r>
      <w:r w:rsidR="00AA3174" w:rsidRPr="00AA3174">
        <w:rPr>
          <w:sz w:val="22"/>
          <w:szCs w:val="22"/>
        </w:rPr>
        <w:t xml:space="preserve"> reduced epithelial </w:t>
      </w:r>
      <w:r w:rsidR="007535D1">
        <w:rPr>
          <w:sz w:val="22"/>
          <w:szCs w:val="22"/>
        </w:rPr>
        <w:t>differentiation</w:t>
      </w:r>
      <w:r w:rsidR="00AA3174" w:rsidRPr="00AA3174">
        <w:rPr>
          <w:sz w:val="22"/>
          <w:szCs w:val="22"/>
        </w:rPr>
        <w:t xml:space="preserve"> and increased IGF/IGFBP axis activity and </w:t>
      </w:r>
      <w:r w:rsidR="006F31AB">
        <w:rPr>
          <w:sz w:val="22"/>
          <w:szCs w:val="22"/>
        </w:rPr>
        <w:t>TME</w:t>
      </w:r>
      <w:r w:rsidR="00AA3174" w:rsidRPr="00AA3174">
        <w:rPr>
          <w:sz w:val="22"/>
          <w:szCs w:val="22"/>
        </w:rPr>
        <w:t xml:space="preserve"> interaction</w:t>
      </w:r>
      <w:r w:rsidR="004D4263">
        <w:rPr>
          <w:sz w:val="22"/>
          <w:szCs w:val="22"/>
        </w:rPr>
        <w:t>,</w:t>
      </w:r>
      <w:r w:rsidR="00AA3174" w:rsidRPr="00AA3174">
        <w:rPr>
          <w:sz w:val="22"/>
          <w:szCs w:val="22"/>
        </w:rPr>
        <w:t xml:space="preserve"> compared with CIUC (Fig. 3B</w:t>
      </w:r>
      <w:r w:rsidR="007535D1" w:rsidRPr="007535D1">
        <w:rPr>
          <w:sz w:val="22"/>
          <w:szCs w:val="22"/>
          <w:highlight w:val="yellow"/>
        </w:rPr>
        <w:t>, 6B</w:t>
      </w:r>
      <w:r w:rsidR="00AA3174" w:rsidRPr="00AA3174">
        <w:rPr>
          <w:sz w:val="22"/>
          <w:szCs w:val="22"/>
        </w:rPr>
        <w:t>) and PUC (Fig. 4B</w:t>
      </w:r>
      <w:r w:rsidR="002F52A7" w:rsidRPr="002F52A7">
        <w:rPr>
          <w:sz w:val="22"/>
          <w:szCs w:val="22"/>
          <w:highlight w:val="yellow"/>
        </w:rPr>
        <w:t>, 6E</w:t>
      </w:r>
      <w:r w:rsidR="00AA3174" w:rsidRPr="00AA3174">
        <w:rPr>
          <w:sz w:val="22"/>
          <w:szCs w:val="22"/>
        </w:rPr>
        <w:t xml:space="preserve">). Relative to CIUC, PC </w:t>
      </w:r>
      <w:r w:rsidR="00DA2444" w:rsidRPr="00DA2444">
        <w:rPr>
          <w:sz w:val="22"/>
          <w:szCs w:val="22"/>
          <w:highlight w:val="yellow"/>
        </w:rPr>
        <w:t>was also associated with</w:t>
      </w:r>
      <w:r w:rsidR="00AA3174" w:rsidRPr="00AA3174">
        <w:rPr>
          <w:sz w:val="22"/>
          <w:szCs w:val="22"/>
        </w:rPr>
        <w:t xml:space="preserve"> decreased protein synthesis and enhanced RTK/MAPK signaling. Compared with PUC, PC exhibited </w:t>
      </w:r>
      <w:r w:rsidR="00B42C5F" w:rsidRPr="00EB5B95">
        <w:rPr>
          <w:sz w:val="22"/>
          <w:szCs w:val="22"/>
          <w:highlight w:val="yellow"/>
        </w:rPr>
        <w:t xml:space="preserve">relative </w:t>
      </w:r>
      <w:r w:rsidR="00B42C5F">
        <w:rPr>
          <w:sz w:val="22"/>
          <w:szCs w:val="22"/>
          <w:highlight w:val="yellow"/>
        </w:rPr>
        <w:t>down</w:t>
      </w:r>
      <w:r w:rsidR="00B42C5F" w:rsidRPr="00EB5B95">
        <w:rPr>
          <w:sz w:val="22"/>
          <w:szCs w:val="22"/>
          <w:highlight w:val="yellow"/>
        </w:rPr>
        <w:t>regulation of</w:t>
      </w:r>
      <w:r w:rsidR="00B42C5F" w:rsidRPr="00EB5B95">
        <w:rPr>
          <w:sz w:val="22"/>
          <w:szCs w:val="22"/>
        </w:rPr>
        <w:t xml:space="preserve"> </w:t>
      </w:r>
      <w:r w:rsidR="00AA3174" w:rsidRPr="00AA3174">
        <w:rPr>
          <w:sz w:val="22"/>
          <w:szCs w:val="22"/>
        </w:rPr>
        <w:t xml:space="preserve">mitochondrial bioenergetic programs and proliferative activity. </w:t>
      </w:r>
      <w:r w:rsidR="004F4254" w:rsidRPr="004F4254">
        <w:rPr>
          <w:sz w:val="22"/>
          <w:szCs w:val="22"/>
          <w:highlight w:val="yellow"/>
        </w:rPr>
        <w:t>Relative to MP, PC tended to demonstrate reduced protein synthesis and increased WNT/β-catenin signaling (Fig. 5A</w:t>
      </w:r>
      <w:r w:rsidR="007C3DAF">
        <w:rPr>
          <w:sz w:val="22"/>
          <w:szCs w:val="22"/>
          <w:highlight w:val="yellow"/>
        </w:rPr>
        <w:t>, 6G</w:t>
      </w:r>
      <w:r w:rsidR="004F4254" w:rsidRPr="004F4254">
        <w:rPr>
          <w:sz w:val="22"/>
          <w:szCs w:val="22"/>
          <w:highlight w:val="yellow"/>
        </w:rPr>
        <w:t>).</w:t>
      </w:r>
      <w:r w:rsidR="004F4254" w:rsidRPr="004F4254">
        <w:rPr>
          <w:sz w:val="22"/>
          <w:szCs w:val="22"/>
        </w:rPr>
        <w:t xml:space="preserve"> </w:t>
      </w:r>
      <w:r w:rsidR="00AA3174" w:rsidRPr="00AA3174">
        <w:rPr>
          <w:sz w:val="22"/>
          <w:szCs w:val="22"/>
        </w:rPr>
        <w:t>In contrast, relative to SM (Fig. 5C</w:t>
      </w:r>
      <w:r w:rsidR="00DF14EA" w:rsidRPr="00DF14EA">
        <w:rPr>
          <w:sz w:val="22"/>
          <w:szCs w:val="22"/>
          <w:highlight w:val="yellow"/>
        </w:rPr>
        <w:t>, 6I</w:t>
      </w:r>
      <w:r w:rsidR="00AA3174" w:rsidRPr="00AA3174">
        <w:rPr>
          <w:sz w:val="22"/>
          <w:szCs w:val="22"/>
        </w:rPr>
        <w:t>), PC</w:t>
      </w:r>
      <w:r w:rsidR="00943495">
        <w:rPr>
          <w:sz w:val="22"/>
          <w:szCs w:val="22"/>
        </w:rPr>
        <w:t xml:space="preserve"> showed</w:t>
      </w:r>
      <w:r w:rsidR="00AA3174" w:rsidRPr="00AA3174">
        <w:rPr>
          <w:sz w:val="22"/>
          <w:szCs w:val="22"/>
        </w:rPr>
        <w:t xml:space="preserve"> </w:t>
      </w:r>
      <w:r w:rsidR="004F4254" w:rsidRPr="004F4254">
        <w:rPr>
          <w:sz w:val="22"/>
          <w:szCs w:val="22"/>
          <w:highlight w:val="yellow"/>
        </w:rPr>
        <w:t xml:space="preserve">relative </w:t>
      </w:r>
      <w:r w:rsidR="00943495" w:rsidRPr="004F4254">
        <w:rPr>
          <w:sz w:val="22"/>
          <w:szCs w:val="22"/>
          <w:highlight w:val="yellow"/>
        </w:rPr>
        <w:t>d</w:t>
      </w:r>
      <w:r w:rsidR="00943495">
        <w:rPr>
          <w:sz w:val="22"/>
          <w:szCs w:val="22"/>
          <w:highlight w:val="yellow"/>
        </w:rPr>
        <w:t>own</w:t>
      </w:r>
      <w:r w:rsidR="00943495" w:rsidRPr="00943495">
        <w:rPr>
          <w:sz w:val="22"/>
          <w:szCs w:val="22"/>
          <w:highlight w:val="yellow"/>
        </w:rPr>
        <w:t>regulation</w:t>
      </w:r>
      <w:r w:rsidR="00943495">
        <w:rPr>
          <w:sz w:val="22"/>
          <w:szCs w:val="22"/>
          <w:highlight w:val="yellow"/>
        </w:rPr>
        <w:t xml:space="preserve"> of</w:t>
      </w:r>
      <w:r w:rsidR="00943495" w:rsidRPr="00943495">
        <w:rPr>
          <w:sz w:val="22"/>
          <w:szCs w:val="22"/>
          <w:highlight w:val="yellow"/>
        </w:rPr>
        <w:t xml:space="preserve"> </w:t>
      </w:r>
      <w:r w:rsidR="00AA3174" w:rsidRPr="00AA3174">
        <w:rPr>
          <w:sz w:val="22"/>
          <w:szCs w:val="22"/>
        </w:rPr>
        <w:t>proliferative activity, protein synthesis</w:t>
      </w:r>
      <w:r w:rsidR="009930B9">
        <w:rPr>
          <w:sz w:val="22"/>
          <w:szCs w:val="22"/>
        </w:rPr>
        <w:t>, and</w:t>
      </w:r>
      <w:r w:rsidR="009930B9" w:rsidRPr="009930B9">
        <w:rPr>
          <w:sz w:val="22"/>
          <w:szCs w:val="22"/>
        </w:rPr>
        <w:t xml:space="preserve"> </w:t>
      </w:r>
      <w:r w:rsidR="00EE05C3">
        <w:rPr>
          <w:sz w:val="22"/>
          <w:szCs w:val="22"/>
        </w:rPr>
        <w:t>ECM</w:t>
      </w:r>
      <w:r w:rsidR="009930B9" w:rsidRPr="00AA3174">
        <w:rPr>
          <w:sz w:val="22"/>
          <w:szCs w:val="22"/>
        </w:rPr>
        <w:t xml:space="preserve"> </w:t>
      </w:r>
      <w:r w:rsidR="00DF14EA">
        <w:rPr>
          <w:sz w:val="22"/>
          <w:szCs w:val="22"/>
        </w:rPr>
        <w:t>remodeling</w:t>
      </w:r>
      <w:r w:rsidR="004F4254">
        <w:rPr>
          <w:sz w:val="22"/>
          <w:szCs w:val="22"/>
        </w:rPr>
        <w:t>.</w:t>
      </w:r>
      <w:r w:rsidR="00AA3174" w:rsidRPr="00AA3174">
        <w:rPr>
          <w:sz w:val="22"/>
          <w:szCs w:val="22"/>
        </w:rPr>
        <w:t xml:space="preserve"> </w:t>
      </w:r>
    </w:p>
    <w:p w14:paraId="3B7C6A0D" w14:textId="77777777" w:rsidR="00DF7E1B" w:rsidRDefault="00DF7E1B" w:rsidP="00091A33">
      <w:pPr>
        <w:autoSpaceDE w:val="0"/>
        <w:autoSpaceDN w:val="0"/>
        <w:adjustRightInd w:val="0"/>
        <w:spacing w:line="360" w:lineRule="auto"/>
        <w:jc w:val="both"/>
        <w:rPr>
          <w:sz w:val="22"/>
          <w:szCs w:val="22"/>
        </w:rPr>
      </w:pPr>
    </w:p>
    <w:p w14:paraId="52EA33EE" w14:textId="7E82BD72" w:rsidR="007E3286" w:rsidRDefault="007E3286" w:rsidP="009D6866">
      <w:pPr>
        <w:autoSpaceDE w:val="0"/>
        <w:autoSpaceDN w:val="0"/>
        <w:adjustRightInd w:val="0"/>
        <w:spacing w:line="360" w:lineRule="auto"/>
        <w:jc w:val="both"/>
        <w:rPr>
          <w:i/>
          <w:iCs/>
          <w:sz w:val="22"/>
          <w:szCs w:val="22"/>
        </w:rPr>
      </w:pPr>
      <w:r w:rsidRPr="007E3286">
        <w:rPr>
          <w:i/>
          <w:iCs/>
          <w:sz w:val="22"/>
          <w:szCs w:val="22"/>
        </w:rPr>
        <w:t>Differential Gene Expression of SM Compared with CIUC</w:t>
      </w:r>
      <w:r w:rsidR="003122AF">
        <w:rPr>
          <w:i/>
          <w:iCs/>
          <w:sz w:val="22"/>
          <w:szCs w:val="22"/>
        </w:rPr>
        <w:t>,</w:t>
      </w:r>
      <w:r w:rsidRPr="007E3286">
        <w:rPr>
          <w:i/>
          <w:iCs/>
          <w:sz w:val="22"/>
          <w:szCs w:val="22"/>
        </w:rPr>
        <w:t xml:space="preserve"> PUC</w:t>
      </w:r>
      <w:r w:rsidR="003122AF" w:rsidRPr="003122AF">
        <w:rPr>
          <w:i/>
          <w:iCs/>
          <w:sz w:val="22"/>
          <w:szCs w:val="22"/>
          <w:highlight w:val="yellow"/>
        </w:rPr>
        <w:t>, MP and PC</w:t>
      </w:r>
    </w:p>
    <w:p w14:paraId="7D15F2B5" w14:textId="6C699AD0" w:rsidR="000C602B" w:rsidRPr="000C602B" w:rsidRDefault="00541F34" w:rsidP="000C602B">
      <w:pPr>
        <w:spacing w:line="360" w:lineRule="auto"/>
        <w:jc w:val="both"/>
        <w:rPr>
          <w:sz w:val="22"/>
          <w:szCs w:val="22"/>
        </w:rPr>
      </w:pPr>
      <w:r>
        <w:rPr>
          <w:sz w:val="22"/>
          <w:szCs w:val="22"/>
        </w:rPr>
        <w:tab/>
      </w:r>
      <w:r w:rsidR="00941D21" w:rsidRPr="00941D21">
        <w:rPr>
          <w:sz w:val="22"/>
          <w:szCs w:val="22"/>
          <w:highlight w:val="yellow"/>
        </w:rPr>
        <w:t>Relative to</w:t>
      </w:r>
      <w:r w:rsidR="000C602B" w:rsidRPr="00941D21">
        <w:rPr>
          <w:sz w:val="22"/>
          <w:szCs w:val="22"/>
          <w:highlight w:val="yellow"/>
        </w:rPr>
        <w:t xml:space="preserve"> CIUC, SM demonstrated increased expression of mesenchymal/stromal-associated genes, including </w:t>
      </w:r>
      <w:r w:rsidR="00B130C0" w:rsidRPr="00941D21">
        <w:rPr>
          <w:i/>
          <w:iCs/>
          <w:sz w:val="22"/>
          <w:szCs w:val="22"/>
          <w:highlight w:val="yellow"/>
        </w:rPr>
        <w:t>FN1</w:t>
      </w:r>
      <w:r w:rsidR="00B130C0" w:rsidRPr="00941D21">
        <w:rPr>
          <w:sz w:val="22"/>
          <w:szCs w:val="22"/>
          <w:highlight w:val="yellow"/>
        </w:rPr>
        <w:t xml:space="preserve"> (log2FC = 4.7), </w:t>
      </w:r>
      <w:r w:rsidR="000C602B" w:rsidRPr="00941D21">
        <w:rPr>
          <w:i/>
          <w:iCs/>
          <w:sz w:val="22"/>
          <w:szCs w:val="22"/>
          <w:highlight w:val="yellow"/>
        </w:rPr>
        <w:t>COL6A2</w:t>
      </w:r>
      <w:r w:rsidR="000C602B" w:rsidRPr="00941D21">
        <w:rPr>
          <w:sz w:val="22"/>
          <w:szCs w:val="22"/>
          <w:highlight w:val="yellow"/>
        </w:rPr>
        <w:t xml:space="preserve"> (log2FC </w:t>
      </w:r>
      <w:r w:rsidR="00B130C0" w:rsidRPr="00941D21">
        <w:rPr>
          <w:sz w:val="22"/>
          <w:szCs w:val="22"/>
          <w:highlight w:val="yellow"/>
        </w:rPr>
        <w:t>=</w:t>
      </w:r>
      <w:r w:rsidR="000C602B" w:rsidRPr="00941D21">
        <w:rPr>
          <w:sz w:val="22"/>
          <w:szCs w:val="22"/>
          <w:highlight w:val="yellow"/>
        </w:rPr>
        <w:t xml:space="preserve"> 4.</w:t>
      </w:r>
      <w:r w:rsidR="00B130C0" w:rsidRPr="00941D21">
        <w:rPr>
          <w:sz w:val="22"/>
          <w:szCs w:val="22"/>
          <w:highlight w:val="yellow"/>
        </w:rPr>
        <w:t>6</w:t>
      </w:r>
      <w:r w:rsidR="000C602B" w:rsidRPr="00941D21">
        <w:rPr>
          <w:sz w:val="22"/>
          <w:szCs w:val="22"/>
          <w:highlight w:val="yellow"/>
        </w:rPr>
        <w:t xml:space="preserve">), </w:t>
      </w:r>
      <w:r w:rsidR="000C602B" w:rsidRPr="00941D21">
        <w:rPr>
          <w:i/>
          <w:iCs/>
          <w:sz w:val="22"/>
          <w:szCs w:val="22"/>
          <w:highlight w:val="yellow"/>
        </w:rPr>
        <w:t>VIM</w:t>
      </w:r>
      <w:r w:rsidR="000C602B" w:rsidRPr="00941D21">
        <w:rPr>
          <w:sz w:val="22"/>
          <w:szCs w:val="22"/>
          <w:highlight w:val="yellow"/>
        </w:rPr>
        <w:t xml:space="preserve"> (log2FC </w:t>
      </w:r>
      <w:r w:rsidR="00B130C0" w:rsidRPr="00941D21">
        <w:rPr>
          <w:sz w:val="22"/>
          <w:szCs w:val="22"/>
          <w:highlight w:val="yellow"/>
        </w:rPr>
        <w:t>=</w:t>
      </w:r>
      <w:r w:rsidR="000C602B" w:rsidRPr="00941D21">
        <w:rPr>
          <w:sz w:val="22"/>
          <w:szCs w:val="22"/>
          <w:highlight w:val="yellow"/>
        </w:rPr>
        <w:t xml:space="preserve"> 4.1), </w:t>
      </w:r>
      <w:r w:rsidR="000C602B" w:rsidRPr="00941D21">
        <w:rPr>
          <w:i/>
          <w:iCs/>
          <w:sz w:val="22"/>
          <w:szCs w:val="22"/>
          <w:highlight w:val="yellow"/>
        </w:rPr>
        <w:t>COL1A2</w:t>
      </w:r>
      <w:r w:rsidR="000C602B" w:rsidRPr="00941D21">
        <w:rPr>
          <w:sz w:val="22"/>
          <w:szCs w:val="22"/>
          <w:highlight w:val="yellow"/>
        </w:rPr>
        <w:t xml:space="preserve"> (log2FC </w:t>
      </w:r>
      <w:r w:rsidR="00B130C0" w:rsidRPr="00941D21">
        <w:rPr>
          <w:sz w:val="22"/>
          <w:szCs w:val="22"/>
          <w:highlight w:val="yellow"/>
        </w:rPr>
        <w:t>=</w:t>
      </w:r>
      <w:r w:rsidR="000C602B" w:rsidRPr="00941D21">
        <w:rPr>
          <w:sz w:val="22"/>
          <w:szCs w:val="22"/>
          <w:highlight w:val="yellow"/>
        </w:rPr>
        <w:t xml:space="preserve"> 3.6), </w:t>
      </w:r>
      <w:r w:rsidR="000C602B" w:rsidRPr="00941D21">
        <w:rPr>
          <w:i/>
          <w:iCs/>
          <w:sz w:val="22"/>
          <w:szCs w:val="22"/>
          <w:highlight w:val="yellow"/>
        </w:rPr>
        <w:t>COL6A1</w:t>
      </w:r>
      <w:r w:rsidR="000C602B" w:rsidRPr="00941D21">
        <w:rPr>
          <w:sz w:val="22"/>
          <w:szCs w:val="22"/>
          <w:highlight w:val="yellow"/>
        </w:rPr>
        <w:t xml:space="preserve"> (log2FC </w:t>
      </w:r>
      <w:r w:rsidR="00B130C0" w:rsidRPr="00941D21">
        <w:rPr>
          <w:sz w:val="22"/>
          <w:szCs w:val="22"/>
          <w:highlight w:val="yellow"/>
        </w:rPr>
        <w:t>=</w:t>
      </w:r>
      <w:r w:rsidR="000C602B" w:rsidRPr="00941D21">
        <w:rPr>
          <w:sz w:val="22"/>
          <w:szCs w:val="22"/>
          <w:highlight w:val="yellow"/>
        </w:rPr>
        <w:t xml:space="preserve"> 3.5), </w:t>
      </w:r>
      <w:r w:rsidR="000C602B" w:rsidRPr="00941D21">
        <w:rPr>
          <w:i/>
          <w:iCs/>
          <w:sz w:val="22"/>
          <w:szCs w:val="22"/>
          <w:highlight w:val="yellow"/>
        </w:rPr>
        <w:t>COL5A1</w:t>
      </w:r>
      <w:r w:rsidR="000C602B" w:rsidRPr="00941D21">
        <w:rPr>
          <w:sz w:val="22"/>
          <w:szCs w:val="22"/>
          <w:highlight w:val="yellow"/>
        </w:rPr>
        <w:t xml:space="preserve">, </w:t>
      </w:r>
      <w:r w:rsidR="000C602B" w:rsidRPr="00941D21">
        <w:rPr>
          <w:i/>
          <w:iCs/>
          <w:sz w:val="22"/>
          <w:szCs w:val="22"/>
          <w:highlight w:val="yellow"/>
        </w:rPr>
        <w:t>COL4A1</w:t>
      </w:r>
      <w:r w:rsidR="000C602B" w:rsidRPr="00941D21">
        <w:rPr>
          <w:sz w:val="22"/>
          <w:szCs w:val="22"/>
          <w:highlight w:val="yellow"/>
        </w:rPr>
        <w:t xml:space="preserve">, </w:t>
      </w:r>
      <w:r w:rsidR="000C602B" w:rsidRPr="00941D21">
        <w:rPr>
          <w:i/>
          <w:iCs/>
          <w:sz w:val="22"/>
          <w:szCs w:val="22"/>
          <w:highlight w:val="yellow"/>
        </w:rPr>
        <w:t>ITGA5</w:t>
      </w:r>
      <w:r w:rsidR="000C602B" w:rsidRPr="00941D21">
        <w:rPr>
          <w:sz w:val="22"/>
          <w:szCs w:val="22"/>
          <w:highlight w:val="yellow"/>
        </w:rPr>
        <w:t xml:space="preserve">, </w:t>
      </w:r>
      <w:r w:rsidR="000C602B" w:rsidRPr="00941D21">
        <w:rPr>
          <w:i/>
          <w:iCs/>
          <w:sz w:val="22"/>
          <w:szCs w:val="22"/>
          <w:highlight w:val="yellow"/>
        </w:rPr>
        <w:t>LAMB1</w:t>
      </w:r>
      <w:r w:rsidR="000C602B" w:rsidRPr="00941D21">
        <w:rPr>
          <w:sz w:val="22"/>
          <w:szCs w:val="22"/>
          <w:highlight w:val="yellow"/>
        </w:rPr>
        <w:t xml:space="preserve">, </w:t>
      </w:r>
      <w:r w:rsidR="000C602B" w:rsidRPr="00941D21">
        <w:rPr>
          <w:i/>
          <w:iCs/>
          <w:sz w:val="22"/>
          <w:szCs w:val="22"/>
          <w:highlight w:val="yellow"/>
        </w:rPr>
        <w:t>TGFB1</w:t>
      </w:r>
      <w:r w:rsidR="000C602B" w:rsidRPr="00941D21">
        <w:rPr>
          <w:sz w:val="22"/>
          <w:szCs w:val="22"/>
          <w:highlight w:val="yellow"/>
        </w:rPr>
        <w:t xml:space="preserve">, </w:t>
      </w:r>
      <w:r w:rsidR="000C602B" w:rsidRPr="00941D21">
        <w:rPr>
          <w:i/>
          <w:iCs/>
          <w:sz w:val="22"/>
          <w:szCs w:val="22"/>
          <w:highlight w:val="yellow"/>
        </w:rPr>
        <w:t>SPARC</w:t>
      </w:r>
      <w:r w:rsidR="000C602B" w:rsidRPr="00941D21">
        <w:rPr>
          <w:sz w:val="22"/>
          <w:szCs w:val="22"/>
          <w:highlight w:val="yellow"/>
        </w:rPr>
        <w:t xml:space="preserve">, </w:t>
      </w:r>
      <w:r w:rsidR="00B130C0" w:rsidRPr="00941D21">
        <w:rPr>
          <w:sz w:val="22"/>
          <w:szCs w:val="22"/>
          <w:highlight w:val="yellow"/>
        </w:rPr>
        <w:t>and</w:t>
      </w:r>
      <w:r w:rsidR="00B130C0" w:rsidRPr="00941D21">
        <w:rPr>
          <w:i/>
          <w:iCs/>
          <w:sz w:val="22"/>
          <w:szCs w:val="22"/>
          <w:highlight w:val="yellow"/>
        </w:rPr>
        <w:t xml:space="preserve"> </w:t>
      </w:r>
      <w:r w:rsidR="000C602B" w:rsidRPr="00941D21">
        <w:rPr>
          <w:i/>
          <w:iCs/>
          <w:sz w:val="22"/>
          <w:szCs w:val="22"/>
          <w:highlight w:val="yellow"/>
        </w:rPr>
        <w:t>MMP14</w:t>
      </w:r>
      <w:r w:rsidR="000C602B" w:rsidRPr="00941D21">
        <w:rPr>
          <w:sz w:val="22"/>
          <w:szCs w:val="22"/>
          <w:highlight w:val="yellow"/>
        </w:rPr>
        <w:t>,</w:t>
      </w:r>
      <w:r w:rsidR="00B130C0" w:rsidRPr="00941D21">
        <w:rPr>
          <w:sz w:val="22"/>
          <w:szCs w:val="22"/>
          <w:highlight w:val="yellow"/>
        </w:rPr>
        <w:t xml:space="preserve"> </w:t>
      </w:r>
      <w:r w:rsidR="000C602B" w:rsidRPr="00941D21">
        <w:rPr>
          <w:sz w:val="22"/>
          <w:szCs w:val="22"/>
          <w:highlight w:val="yellow"/>
        </w:rPr>
        <w:t>supporting enrichment of ECM, stromal, and mesenchymal programs in SM</w:t>
      </w:r>
      <w:r w:rsidR="00941D21">
        <w:rPr>
          <w:sz w:val="22"/>
          <w:szCs w:val="22"/>
          <w:highlight w:val="yellow"/>
        </w:rPr>
        <w:t xml:space="preserve"> (Fig. 3C)</w:t>
      </w:r>
      <w:r w:rsidR="000C602B" w:rsidRPr="00941D21">
        <w:rPr>
          <w:sz w:val="22"/>
          <w:szCs w:val="22"/>
          <w:highlight w:val="yellow"/>
        </w:rPr>
        <w:t xml:space="preserve">. Additional enriched genes included cytoskeletal remodeling/migration-associated genes such as </w:t>
      </w:r>
      <w:r w:rsidR="000C602B" w:rsidRPr="00941D21">
        <w:rPr>
          <w:i/>
          <w:iCs/>
          <w:sz w:val="22"/>
          <w:szCs w:val="22"/>
          <w:highlight w:val="yellow"/>
        </w:rPr>
        <w:t>FLNA</w:t>
      </w:r>
      <w:r w:rsidR="000C602B" w:rsidRPr="00941D21">
        <w:rPr>
          <w:sz w:val="22"/>
          <w:szCs w:val="22"/>
          <w:highlight w:val="yellow"/>
        </w:rPr>
        <w:t xml:space="preserve"> and </w:t>
      </w:r>
      <w:r w:rsidR="000C602B" w:rsidRPr="00941D21">
        <w:rPr>
          <w:i/>
          <w:iCs/>
          <w:sz w:val="22"/>
          <w:szCs w:val="22"/>
          <w:highlight w:val="yellow"/>
        </w:rPr>
        <w:t>TUBB6</w:t>
      </w:r>
      <w:r w:rsidR="000C602B" w:rsidRPr="00941D21">
        <w:rPr>
          <w:sz w:val="22"/>
          <w:szCs w:val="22"/>
          <w:highlight w:val="yellow"/>
        </w:rPr>
        <w:t>, as well as</w:t>
      </w:r>
      <w:r w:rsidR="000C602B" w:rsidRPr="00941D21">
        <w:rPr>
          <w:highlight w:val="yellow"/>
        </w:rPr>
        <w:t xml:space="preserve"> </w:t>
      </w:r>
      <w:r w:rsidR="000C602B" w:rsidRPr="00941D21">
        <w:rPr>
          <w:sz w:val="22"/>
          <w:szCs w:val="22"/>
          <w:highlight w:val="yellow"/>
        </w:rPr>
        <w:t xml:space="preserve">stromal remodeling/TME-associated genes including </w:t>
      </w:r>
      <w:r w:rsidR="000C602B" w:rsidRPr="00941D21">
        <w:rPr>
          <w:i/>
          <w:iCs/>
          <w:sz w:val="22"/>
          <w:szCs w:val="22"/>
          <w:highlight w:val="yellow"/>
        </w:rPr>
        <w:t>SERPINE1</w:t>
      </w:r>
      <w:r w:rsidR="000C602B" w:rsidRPr="00941D21">
        <w:rPr>
          <w:sz w:val="22"/>
          <w:szCs w:val="22"/>
          <w:highlight w:val="yellow"/>
        </w:rPr>
        <w:t xml:space="preserve">, </w:t>
      </w:r>
      <w:r w:rsidR="000C602B" w:rsidRPr="00941D21">
        <w:rPr>
          <w:i/>
          <w:iCs/>
          <w:sz w:val="22"/>
          <w:szCs w:val="22"/>
          <w:highlight w:val="yellow"/>
        </w:rPr>
        <w:t>C1QA</w:t>
      </w:r>
      <w:r w:rsidR="000C602B" w:rsidRPr="00941D21">
        <w:rPr>
          <w:sz w:val="22"/>
          <w:szCs w:val="22"/>
          <w:highlight w:val="yellow"/>
        </w:rPr>
        <w:t xml:space="preserve">, </w:t>
      </w:r>
      <w:r w:rsidR="000C602B" w:rsidRPr="00941D21">
        <w:rPr>
          <w:i/>
          <w:iCs/>
          <w:sz w:val="22"/>
          <w:szCs w:val="22"/>
          <w:highlight w:val="yellow"/>
        </w:rPr>
        <w:t>C1QB</w:t>
      </w:r>
      <w:r w:rsidR="000C602B" w:rsidRPr="00941D21">
        <w:rPr>
          <w:sz w:val="22"/>
          <w:szCs w:val="22"/>
          <w:highlight w:val="yellow"/>
        </w:rPr>
        <w:t xml:space="preserve">, and </w:t>
      </w:r>
      <w:r w:rsidR="000C602B" w:rsidRPr="00941D21">
        <w:rPr>
          <w:i/>
          <w:iCs/>
          <w:sz w:val="22"/>
          <w:szCs w:val="22"/>
          <w:highlight w:val="yellow"/>
        </w:rPr>
        <w:t>RNASE1</w:t>
      </w:r>
      <w:r w:rsidR="000C602B" w:rsidRPr="00941D21">
        <w:rPr>
          <w:sz w:val="22"/>
          <w:szCs w:val="22"/>
          <w:highlight w:val="yellow"/>
        </w:rPr>
        <w:t>. In contrast, SM demonstrated lower expression of luminal</w:t>
      </w:r>
      <w:r w:rsidR="008F068F">
        <w:rPr>
          <w:sz w:val="22"/>
          <w:szCs w:val="22"/>
          <w:highlight w:val="yellow"/>
        </w:rPr>
        <w:t>/</w:t>
      </w:r>
      <w:r w:rsidR="000C602B" w:rsidRPr="00941D21">
        <w:rPr>
          <w:sz w:val="22"/>
          <w:szCs w:val="22"/>
          <w:highlight w:val="yellow"/>
        </w:rPr>
        <w:t xml:space="preserve">epithelial-associated genes relative to CIUC, including </w:t>
      </w:r>
      <w:r w:rsidR="000C602B" w:rsidRPr="00941D21">
        <w:rPr>
          <w:i/>
          <w:iCs/>
          <w:sz w:val="22"/>
          <w:szCs w:val="22"/>
          <w:highlight w:val="yellow"/>
        </w:rPr>
        <w:t>TACSTD2</w:t>
      </w:r>
      <w:r w:rsidR="000C602B" w:rsidRPr="00941D21">
        <w:rPr>
          <w:sz w:val="22"/>
          <w:szCs w:val="22"/>
          <w:highlight w:val="yellow"/>
        </w:rPr>
        <w:t xml:space="preserve"> (log2FC </w:t>
      </w:r>
      <w:r w:rsidR="00B130C0" w:rsidRPr="00941D21">
        <w:rPr>
          <w:sz w:val="22"/>
          <w:szCs w:val="22"/>
          <w:highlight w:val="yellow"/>
        </w:rPr>
        <w:t>=</w:t>
      </w:r>
      <w:r w:rsidR="000C602B" w:rsidRPr="00941D21">
        <w:rPr>
          <w:sz w:val="22"/>
          <w:szCs w:val="22"/>
          <w:highlight w:val="yellow"/>
        </w:rPr>
        <w:t xml:space="preserve"> −4.</w:t>
      </w:r>
      <w:r w:rsidR="00B130C0" w:rsidRPr="00941D21">
        <w:rPr>
          <w:sz w:val="22"/>
          <w:szCs w:val="22"/>
          <w:highlight w:val="yellow"/>
        </w:rPr>
        <w:t>2</w:t>
      </w:r>
      <w:r w:rsidR="000C602B" w:rsidRPr="00941D21">
        <w:rPr>
          <w:sz w:val="22"/>
          <w:szCs w:val="22"/>
          <w:highlight w:val="yellow"/>
        </w:rPr>
        <w:t xml:space="preserve">), </w:t>
      </w:r>
      <w:r w:rsidR="000C602B" w:rsidRPr="00941D21">
        <w:rPr>
          <w:i/>
          <w:iCs/>
          <w:sz w:val="22"/>
          <w:szCs w:val="22"/>
          <w:highlight w:val="yellow"/>
        </w:rPr>
        <w:t>FXYD3</w:t>
      </w:r>
      <w:r w:rsidR="000C602B" w:rsidRPr="00941D21">
        <w:rPr>
          <w:sz w:val="22"/>
          <w:szCs w:val="22"/>
          <w:highlight w:val="yellow"/>
        </w:rPr>
        <w:t xml:space="preserve"> (log2FC </w:t>
      </w:r>
      <w:r w:rsidR="00B130C0" w:rsidRPr="00941D21">
        <w:rPr>
          <w:sz w:val="22"/>
          <w:szCs w:val="22"/>
          <w:highlight w:val="yellow"/>
        </w:rPr>
        <w:t xml:space="preserve">= </w:t>
      </w:r>
      <w:r w:rsidR="000C602B" w:rsidRPr="00941D21">
        <w:rPr>
          <w:sz w:val="22"/>
          <w:szCs w:val="22"/>
          <w:highlight w:val="yellow"/>
        </w:rPr>
        <w:t xml:space="preserve">−3.8), </w:t>
      </w:r>
      <w:r w:rsidR="000C602B" w:rsidRPr="00941D21">
        <w:rPr>
          <w:i/>
          <w:iCs/>
          <w:sz w:val="22"/>
          <w:szCs w:val="22"/>
          <w:highlight w:val="yellow"/>
        </w:rPr>
        <w:t>PSCA</w:t>
      </w:r>
      <w:r w:rsidR="000C602B" w:rsidRPr="00941D21">
        <w:rPr>
          <w:sz w:val="22"/>
          <w:szCs w:val="22"/>
          <w:highlight w:val="yellow"/>
        </w:rPr>
        <w:t xml:space="preserve"> (log2FC </w:t>
      </w:r>
      <w:r w:rsidR="00B130C0" w:rsidRPr="00941D21">
        <w:rPr>
          <w:sz w:val="22"/>
          <w:szCs w:val="22"/>
          <w:highlight w:val="yellow"/>
        </w:rPr>
        <w:t>=</w:t>
      </w:r>
      <w:r w:rsidR="000C602B" w:rsidRPr="00941D21">
        <w:rPr>
          <w:sz w:val="22"/>
          <w:szCs w:val="22"/>
          <w:highlight w:val="yellow"/>
        </w:rPr>
        <w:t xml:space="preserve"> −2.6), </w:t>
      </w:r>
      <w:r w:rsidR="000C602B" w:rsidRPr="00941D21">
        <w:rPr>
          <w:i/>
          <w:iCs/>
          <w:sz w:val="22"/>
          <w:szCs w:val="22"/>
          <w:highlight w:val="yellow"/>
        </w:rPr>
        <w:t>S100P</w:t>
      </w:r>
      <w:r w:rsidR="000C602B" w:rsidRPr="00941D21">
        <w:rPr>
          <w:sz w:val="22"/>
          <w:szCs w:val="22"/>
          <w:highlight w:val="yellow"/>
        </w:rPr>
        <w:t xml:space="preserve">, </w:t>
      </w:r>
      <w:r w:rsidR="000C602B" w:rsidRPr="00941D21">
        <w:rPr>
          <w:i/>
          <w:iCs/>
          <w:sz w:val="22"/>
          <w:szCs w:val="22"/>
          <w:highlight w:val="yellow"/>
        </w:rPr>
        <w:t>SLPI</w:t>
      </w:r>
      <w:r w:rsidR="000C602B" w:rsidRPr="00941D21">
        <w:rPr>
          <w:sz w:val="22"/>
          <w:szCs w:val="22"/>
          <w:highlight w:val="yellow"/>
        </w:rPr>
        <w:t xml:space="preserve">, </w:t>
      </w:r>
      <w:r w:rsidR="000C602B" w:rsidRPr="00941D21">
        <w:rPr>
          <w:i/>
          <w:iCs/>
          <w:sz w:val="22"/>
          <w:szCs w:val="22"/>
          <w:highlight w:val="yellow"/>
        </w:rPr>
        <w:t>SPINT1</w:t>
      </w:r>
      <w:r w:rsidR="000C602B" w:rsidRPr="00941D21">
        <w:rPr>
          <w:sz w:val="22"/>
          <w:szCs w:val="22"/>
          <w:highlight w:val="yellow"/>
        </w:rPr>
        <w:t xml:space="preserve">, </w:t>
      </w:r>
      <w:r w:rsidR="000C602B" w:rsidRPr="00941D21">
        <w:rPr>
          <w:i/>
          <w:iCs/>
          <w:sz w:val="22"/>
          <w:szCs w:val="22"/>
          <w:highlight w:val="yellow"/>
        </w:rPr>
        <w:t>MAL2</w:t>
      </w:r>
      <w:r w:rsidR="000C602B" w:rsidRPr="00941D21">
        <w:rPr>
          <w:sz w:val="22"/>
          <w:szCs w:val="22"/>
          <w:highlight w:val="yellow"/>
        </w:rPr>
        <w:t xml:space="preserve">, </w:t>
      </w:r>
      <w:r w:rsidR="000C602B" w:rsidRPr="00941D21">
        <w:rPr>
          <w:i/>
          <w:iCs/>
          <w:sz w:val="22"/>
          <w:szCs w:val="22"/>
          <w:highlight w:val="yellow"/>
        </w:rPr>
        <w:t>ELF3</w:t>
      </w:r>
      <w:r w:rsidR="000C602B" w:rsidRPr="00941D21">
        <w:rPr>
          <w:sz w:val="22"/>
          <w:szCs w:val="22"/>
          <w:highlight w:val="yellow"/>
        </w:rPr>
        <w:t xml:space="preserve">, </w:t>
      </w:r>
      <w:r w:rsidR="000C602B" w:rsidRPr="00941D21">
        <w:rPr>
          <w:i/>
          <w:iCs/>
          <w:sz w:val="22"/>
          <w:szCs w:val="22"/>
          <w:highlight w:val="yellow"/>
        </w:rPr>
        <w:t>KRT20</w:t>
      </w:r>
      <w:r w:rsidR="000C602B" w:rsidRPr="00941D21">
        <w:rPr>
          <w:sz w:val="22"/>
          <w:szCs w:val="22"/>
          <w:highlight w:val="yellow"/>
        </w:rPr>
        <w:t xml:space="preserve">, and </w:t>
      </w:r>
      <w:r w:rsidR="000C602B" w:rsidRPr="00941D21">
        <w:rPr>
          <w:i/>
          <w:iCs/>
          <w:sz w:val="22"/>
          <w:szCs w:val="22"/>
          <w:highlight w:val="yellow"/>
        </w:rPr>
        <w:t>SPINK1</w:t>
      </w:r>
      <w:r w:rsidR="000C602B" w:rsidRPr="00941D21">
        <w:rPr>
          <w:sz w:val="22"/>
          <w:szCs w:val="22"/>
          <w:highlight w:val="yellow"/>
        </w:rPr>
        <w:t xml:space="preserve">, as well as the stress/metabolic-associated genes </w:t>
      </w:r>
      <w:r w:rsidR="000C602B" w:rsidRPr="00941D21">
        <w:rPr>
          <w:i/>
          <w:iCs/>
          <w:sz w:val="22"/>
          <w:szCs w:val="22"/>
          <w:highlight w:val="yellow"/>
        </w:rPr>
        <w:t>DHRS2</w:t>
      </w:r>
      <w:r w:rsidR="000C602B" w:rsidRPr="00941D21">
        <w:rPr>
          <w:sz w:val="22"/>
          <w:szCs w:val="22"/>
          <w:highlight w:val="yellow"/>
        </w:rPr>
        <w:t xml:space="preserve"> and </w:t>
      </w:r>
      <w:r w:rsidR="000C602B" w:rsidRPr="00941D21">
        <w:rPr>
          <w:i/>
          <w:iCs/>
          <w:sz w:val="22"/>
          <w:szCs w:val="22"/>
          <w:highlight w:val="yellow"/>
        </w:rPr>
        <w:t>CYP4B1</w:t>
      </w:r>
      <w:r w:rsidR="000C602B" w:rsidRPr="00941D21">
        <w:rPr>
          <w:sz w:val="22"/>
          <w:szCs w:val="22"/>
          <w:highlight w:val="yellow"/>
        </w:rPr>
        <w:t>.</w:t>
      </w:r>
    </w:p>
    <w:p w14:paraId="605B406F" w14:textId="28256C3E" w:rsidR="00125DCF" w:rsidRDefault="005C3782" w:rsidP="007707FA">
      <w:pPr>
        <w:spacing w:line="360" w:lineRule="auto"/>
        <w:jc w:val="both"/>
        <w:rPr>
          <w:sz w:val="22"/>
          <w:szCs w:val="22"/>
        </w:rPr>
      </w:pPr>
      <w:r>
        <w:rPr>
          <w:sz w:val="22"/>
          <w:szCs w:val="22"/>
        </w:rPr>
        <w:tab/>
      </w:r>
      <w:r w:rsidRPr="007D52A3">
        <w:rPr>
          <w:sz w:val="22"/>
          <w:szCs w:val="22"/>
          <w:highlight w:val="yellow"/>
        </w:rPr>
        <w:t xml:space="preserve">In contrast to PUC, SM </w:t>
      </w:r>
      <w:r w:rsidR="00B03198" w:rsidRPr="007D52A3">
        <w:rPr>
          <w:sz w:val="22"/>
          <w:szCs w:val="22"/>
          <w:highlight w:val="yellow"/>
        </w:rPr>
        <w:t xml:space="preserve">also </w:t>
      </w:r>
      <w:r w:rsidRPr="007D52A3">
        <w:rPr>
          <w:sz w:val="22"/>
          <w:szCs w:val="22"/>
          <w:highlight w:val="yellow"/>
        </w:rPr>
        <w:t xml:space="preserve">demonstrated increased expression of mesenchymal/stromal-associated genes, including </w:t>
      </w:r>
      <w:r w:rsidRPr="007D52A3">
        <w:rPr>
          <w:i/>
          <w:iCs/>
          <w:sz w:val="22"/>
          <w:szCs w:val="22"/>
          <w:highlight w:val="yellow"/>
        </w:rPr>
        <w:t>COL6A1</w:t>
      </w:r>
      <w:r w:rsidRPr="007D52A3">
        <w:rPr>
          <w:sz w:val="22"/>
          <w:szCs w:val="22"/>
          <w:highlight w:val="yellow"/>
        </w:rPr>
        <w:t xml:space="preserve"> (log2FC </w:t>
      </w:r>
      <w:r w:rsidR="004F0374" w:rsidRPr="007D52A3">
        <w:rPr>
          <w:sz w:val="22"/>
          <w:szCs w:val="22"/>
          <w:highlight w:val="yellow"/>
        </w:rPr>
        <w:t>=</w:t>
      </w:r>
      <w:r w:rsidRPr="007D52A3">
        <w:rPr>
          <w:sz w:val="22"/>
          <w:szCs w:val="22"/>
          <w:highlight w:val="yellow"/>
        </w:rPr>
        <w:t xml:space="preserve"> 4.</w:t>
      </w:r>
      <w:r w:rsidR="004F0374" w:rsidRPr="007D52A3">
        <w:rPr>
          <w:sz w:val="22"/>
          <w:szCs w:val="22"/>
          <w:highlight w:val="yellow"/>
        </w:rPr>
        <w:t>0</w:t>
      </w:r>
      <w:r w:rsidRPr="007D52A3">
        <w:rPr>
          <w:sz w:val="22"/>
          <w:szCs w:val="22"/>
          <w:highlight w:val="yellow"/>
        </w:rPr>
        <w:t xml:space="preserve">), </w:t>
      </w:r>
      <w:r w:rsidRPr="007D52A3">
        <w:rPr>
          <w:i/>
          <w:iCs/>
          <w:sz w:val="22"/>
          <w:szCs w:val="22"/>
          <w:highlight w:val="yellow"/>
        </w:rPr>
        <w:t>FN1</w:t>
      </w:r>
      <w:r w:rsidRPr="007D52A3">
        <w:rPr>
          <w:sz w:val="22"/>
          <w:szCs w:val="22"/>
          <w:highlight w:val="yellow"/>
        </w:rPr>
        <w:t xml:space="preserve"> (log2FC </w:t>
      </w:r>
      <w:r w:rsidR="004F0374" w:rsidRPr="007D52A3">
        <w:rPr>
          <w:sz w:val="22"/>
          <w:szCs w:val="22"/>
          <w:highlight w:val="yellow"/>
        </w:rPr>
        <w:t>=</w:t>
      </w:r>
      <w:r w:rsidRPr="007D52A3">
        <w:rPr>
          <w:sz w:val="22"/>
          <w:szCs w:val="22"/>
          <w:highlight w:val="yellow"/>
        </w:rPr>
        <w:t xml:space="preserve"> 4.</w:t>
      </w:r>
      <w:r w:rsidR="004F0374" w:rsidRPr="007D52A3">
        <w:rPr>
          <w:sz w:val="22"/>
          <w:szCs w:val="22"/>
          <w:highlight w:val="yellow"/>
        </w:rPr>
        <w:t>3</w:t>
      </w:r>
      <w:r w:rsidRPr="007D52A3">
        <w:rPr>
          <w:sz w:val="22"/>
          <w:szCs w:val="22"/>
          <w:highlight w:val="yellow"/>
        </w:rPr>
        <w:t xml:space="preserve">), </w:t>
      </w:r>
      <w:r w:rsidRPr="007D52A3">
        <w:rPr>
          <w:i/>
          <w:iCs/>
          <w:sz w:val="22"/>
          <w:szCs w:val="22"/>
          <w:highlight w:val="yellow"/>
        </w:rPr>
        <w:t>VIM</w:t>
      </w:r>
      <w:r w:rsidRPr="007D52A3">
        <w:rPr>
          <w:sz w:val="22"/>
          <w:szCs w:val="22"/>
          <w:highlight w:val="yellow"/>
        </w:rPr>
        <w:t xml:space="preserve"> (log2FC </w:t>
      </w:r>
      <w:r w:rsidR="004F0374" w:rsidRPr="007D52A3">
        <w:rPr>
          <w:sz w:val="22"/>
          <w:szCs w:val="22"/>
          <w:highlight w:val="yellow"/>
        </w:rPr>
        <w:t>=</w:t>
      </w:r>
      <w:r w:rsidRPr="007D52A3">
        <w:rPr>
          <w:sz w:val="22"/>
          <w:szCs w:val="22"/>
          <w:highlight w:val="yellow"/>
        </w:rPr>
        <w:t xml:space="preserve"> 4.</w:t>
      </w:r>
      <w:r w:rsidR="004F0374" w:rsidRPr="007D52A3">
        <w:rPr>
          <w:sz w:val="22"/>
          <w:szCs w:val="22"/>
          <w:highlight w:val="yellow"/>
        </w:rPr>
        <w:t>3</w:t>
      </w:r>
      <w:r w:rsidRPr="007D52A3">
        <w:rPr>
          <w:sz w:val="22"/>
          <w:szCs w:val="22"/>
          <w:highlight w:val="yellow"/>
        </w:rPr>
        <w:t xml:space="preserve">), </w:t>
      </w:r>
      <w:r w:rsidRPr="007D52A3">
        <w:rPr>
          <w:i/>
          <w:iCs/>
          <w:sz w:val="22"/>
          <w:szCs w:val="22"/>
          <w:highlight w:val="yellow"/>
        </w:rPr>
        <w:t>COL6A3</w:t>
      </w:r>
      <w:r w:rsidRPr="007D52A3">
        <w:rPr>
          <w:sz w:val="22"/>
          <w:szCs w:val="22"/>
          <w:highlight w:val="yellow"/>
        </w:rPr>
        <w:t xml:space="preserve">, </w:t>
      </w:r>
      <w:r w:rsidRPr="007D52A3">
        <w:rPr>
          <w:i/>
          <w:iCs/>
          <w:sz w:val="22"/>
          <w:szCs w:val="22"/>
          <w:highlight w:val="yellow"/>
        </w:rPr>
        <w:t>ITGA5</w:t>
      </w:r>
      <w:r w:rsidRPr="007D52A3">
        <w:rPr>
          <w:sz w:val="22"/>
          <w:szCs w:val="22"/>
          <w:highlight w:val="yellow"/>
        </w:rPr>
        <w:t xml:space="preserve">, </w:t>
      </w:r>
      <w:r w:rsidRPr="007D52A3">
        <w:rPr>
          <w:i/>
          <w:iCs/>
          <w:sz w:val="22"/>
          <w:szCs w:val="22"/>
          <w:highlight w:val="yellow"/>
        </w:rPr>
        <w:t>TGFB1</w:t>
      </w:r>
      <w:r w:rsidRPr="007D52A3">
        <w:rPr>
          <w:sz w:val="22"/>
          <w:szCs w:val="22"/>
          <w:highlight w:val="yellow"/>
        </w:rPr>
        <w:t xml:space="preserve">, </w:t>
      </w:r>
      <w:r w:rsidRPr="007D52A3">
        <w:rPr>
          <w:i/>
          <w:iCs/>
          <w:sz w:val="22"/>
          <w:szCs w:val="22"/>
          <w:highlight w:val="yellow"/>
        </w:rPr>
        <w:t>SPARC</w:t>
      </w:r>
      <w:r w:rsidRPr="007D52A3">
        <w:rPr>
          <w:sz w:val="22"/>
          <w:szCs w:val="22"/>
          <w:highlight w:val="yellow"/>
        </w:rPr>
        <w:t xml:space="preserve">, and </w:t>
      </w:r>
      <w:r w:rsidRPr="007D52A3">
        <w:rPr>
          <w:i/>
          <w:iCs/>
          <w:sz w:val="22"/>
          <w:szCs w:val="22"/>
          <w:highlight w:val="yellow"/>
        </w:rPr>
        <w:t>PLXND1</w:t>
      </w:r>
      <w:r w:rsidRPr="007D52A3">
        <w:rPr>
          <w:sz w:val="22"/>
          <w:szCs w:val="22"/>
          <w:highlight w:val="yellow"/>
        </w:rPr>
        <w:t>. Additional enriched genes included stromal remodeling</w:t>
      </w:r>
      <w:r w:rsidR="00B03198" w:rsidRPr="007D52A3">
        <w:rPr>
          <w:sz w:val="22"/>
          <w:szCs w:val="22"/>
          <w:highlight w:val="yellow"/>
        </w:rPr>
        <w:t>/</w:t>
      </w:r>
      <w:r w:rsidRPr="007D52A3">
        <w:rPr>
          <w:sz w:val="22"/>
          <w:szCs w:val="22"/>
          <w:highlight w:val="yellow"/>
        </w:rPr>
        <w:t xml:space="preserve">TME-associated genes such as </w:t>
      </w:r>
      <w:r w:rsidRPr="007D52A3">
        <w:rPr>
          <w:i/>
          <w:iCs/>
          <w:sz w:val="22"/>
          <w:szCs w:val="22"/>
          <w:highlight w:val="yellow"/>
        </w:rPr>
        <w:t>SERPINE1</w:t>
      </w:r>
      <w:r w:rsidRPr="007D52A3">
        <w:rPr>
          <w:sz w:val="22"/>
          <w:szCs w:val="22"/>
          <w:highlight w:val="yellow"/>
        </w:rPr>
        <w:t xml:space="preserve">, </w:t>
      </w:r>
      <w:r w:rsidRPr="007D52A3">
        <w:rPr>
          <w:i/>
          <w:iCs/>
          <w:sz w:val="22"/>
          <w:szCs w:val="22"/>
          <w:highlight w:val="yellow"/>
        </w:rPr>
        <w:t>C1QA</w:t>
      </w:r>
      <w:r w:rsidRPr="007D52A3">
        <w:rPr>
          <w:sz w:val="22"/>
          <w:szCs w:val="22"/>
          <w:highlight w:val="yellow"/>
        </w:rPr>
        <w:t xml:space="preserve">, </w:t>
      </w:r>
      <w:r w:rsidRPr="007D52A3">
        <w:rPr>
          <w:i/>
          <w:iCs/>
          <w:sz w:val="22"/>
          <w:szCs w:val="22"/>
          <w:highlight w:val="yellow"/>
        </w:rPr>
        <w:t>C1QB</w:t>
      </w:r>
      <w:r w:rsidRPr="007D52A3">
        <w:rPr>
          <w:sz w:val="22"/>
          <w:szCs w:val="22"/>
          <w:highlight w:val="yellow"/>
        </w:rPr>
        <w:t xml:space="preserve">, </w:t>
      </w:r>
      <w:r w:rsidRPr="007D52A3">
        <w:rPr>
          <w:i/>
          <w:iCs/>
          <w:sz w:val="22"/>
          <w:szCs w:val="22"/>
          <w:highlight w:val="yellow"/>
        </w:rPr>
        <w:t>CD74</w:t>
      </w:r>
      <w:r w:rsidRPr="007D52A3">
        <w:rPr>
          <w:sz w:val="22"/>
          <w:szCs w:val="22"/>
          <w:highlight w:val="yellow"/>
        </w:rPr>
        <w:t xml:space="preserve">, </w:t>
      </w:r>
      <w:r w:rsidRPr="007D52A3">
        <w:rPr>
          <w:i/>
          <w:iCs/>
          <w:sz w:val="22"/>
          <w:szCs w:val="22"/>
          <w:highlight w:val="yellow"/>
        </w:rPr>
        <w:t>HLA-DRA</w:t>
      </w:r>
      <w:r w:rsidRPr="007D52A3">
        <w:rPr>
          <w:sz w:val="22"/>
          <w:szCs w:val="22"/>
          <w:highlight w:val="yellow"/>
        </w:rPr>
        <w:t xml:space="preserve">, and </w:t>
      </w:r>
      <w:r w:rsidRPr="007D52A3">
        <w:rPr>
          <w:i/>
          <w:iCs/>
          <w:sz w:val="22"/>
          <w:szCs w:val="22"/>
          <w:highlight w:val="yellow"/>
        </w:rPr>
        <w:t>HLA-DRB1</w:t>
      </w:r>
      <w:r w:rsidRPr="007D52A3">
        <w:rPr>
          <w:sz w:val="22"/>
          <w:szCs w:val="22"/>
          <w:highlight w:val="yellow"/>
        </w:rPr>
        <w:t xml:space="preserve">, as well as cytoskeletal remodeling-associated genes including </w:t>
      </w:r>
      <w:r w:rsidRPr="007D52A3">
        <w:rPr>
          <w:i/>
          <w:iCs/>
          <w:sz w:val="22"/>
          <w:szCs w:val="22"/>
          <w:highlight w:val="yellow"/>
        </w:rPr>
        <w:t>FLNA</w:t>
      </w:r>
      <w:r w:rsidRPr="007D52A3">
        <w:rPr>
          <w:sz w:val="22"/>
          <w:szCs w:val="22"/>
          <w:highlight w:val="yellow"/>
        </w:rPr>
        <w:t xml:space="preserve"> and </w:t>
      </w:r>
      <w:r w:rsidRPr="007D52A3">
        <w:rPr>
          <w:i/>
          <w:iCs/>
          <w:sz w:val="22"/>
          <w:szCs w:val="22"/>
          <w:highlight w:val="yellow"/>
        </w:rPr>
        <w:t>MYL9</w:t>
      </w:r>
      <w:r w:rsidRPr="007D52A3">
        <w:rPr>
          <w:sz w:val="22"/>
          <w:szCs w:val="22"/>
          <w:highlight w:val="yellow"/>
        </w:rPr>
        <w:t>.</w:t>
      </w:r>
      <w:r w:rsidR="00B03198" w:rsidRPr="007D52A3">
        <w:rPr>
          <w:sz w:val="22"/>
          <w:szCs w:val="22"/>
          <w:highlight w:val="yellow"/>
        </w:rPr>
        <w:t xml:space="preserve"> </w:t>
      </w:r>
      <w:r w:rsidR="00AC2A1A" w:rsidRPr="007D52A3">
        <w:rPr>
          <w:sz w:val="22"/>
          <w:szCs w:val="22"/>
          <w:highlight w:val="yellow"/>
        </w:rPr>
        <w:t xml:space="preserve">In contrast, SM demonstrated lower expression of luminal/epithelial-associated genes relative to PUC, including </w:t>
      </w:r>
      <w:r w:rsidR="00AC2A1A" w:rsidRPr="007D52A3">
        <w:rPr>
          <w:i/>
          <w:iCs/>
          <w:sz w:val="22"/>
          <w:szCs w:val="22"/>
          <w:highlight w:val="yellow"/>
        </w:rPr>
        <w:t>DHRS2</w:t>
      </w:r>
      <w:r w:rsidR="00AC2A1A" w:rsidRPr="007D52A3">
        <w:rPr>
          <w:sz w:val="22"/>
          <w:szCs w:val="22"/>
          <w:highlight w:val="yellow"/>
        </w:rPr>
        <w:t xml:space="preserve"> (log2FC </w:t>
      </w:r>
      <w:r w:rsidR="004F0374" w:rsidRPr="007D52A3">
        <w:rPr>
          <w:sz w:val="22"/>
          <w:szCs w:val="22"/>
          <w:highlight w:val="yellow"/>
        </w:rPr>
        <w:t>=</w:t>
      </w:r>
      <w:r w:rsidR="00AC2A1A" w:rsidRPr="007D52A3">
        <w:rPr>
          <w:sz w:val="22"/>
          <w:szCs w:val="22"/>
          <w:highlight w:val="yellow"/>
        </w:rPr>
        <w:t xml:space="preserve"> −4.</w:t>
      </w:r>
      <w:r w:rsidR="004F0374" w:rsidRPr="007D52A3">
        <w:rPr>
          <w:sz w:val="22"/>
          <w:szCs w:val="22"/>
          <w:highlight w:val="yellow"/>
        </w:rPr>
        <w:t>9</w:t>
      </w:r>
      <w:r w:rsidR="00AC2A1A" w:rsidRPr="007D52A3">
        <w:rPr>
          <w:sz w:val="22"/>
          <w:szCs w:val="22"/>
          <w:highlight w:val="yellow"/>
        </w:rPr>
        <w:t xml:space="preserve">), </w:t>
      </w:r>
      <w:r w:rsidR="00AC2A1A" w:rsidRPr="007D52A3">
        <w:rPr>
          <w:i/>
          <w:iCs/>
          <w:sz w:val="22"/>
          <w:szCs w:val="22"/>
          <w:highlight w:val="yellow"/>
        </w:rPr>
        <w:t>HPGD</w:t>
      </w:r>
      <w:r w:rsidR="00AC2A1A" w:rsidRPr="007D52A3">
        <w:rPr>
          <w:sz w:val="22"/>
          <w:szCs w:val="22"/>
          <w:highlight w:val="yellow"/>
        </w:rPr>
        <w:t xml:space="preserve"> (log2FC </w:t>
      </w:r>
      <w:r w:rsidR="004F0374" w:rsidRPr="007D52A3">
        <w:rPr>
          <w:sz w:val="22"/>
          <w:szCs w:val="22"/>
          <w:highlight w:val="yellow"/>
        </w:rPr>
        <w:t>=</w:t>
      </w:r>
      <w:r w:rsidR="00AC2A1A" w:rsidRPr="007D52A3">
        <w:rPr>
          <w:sz w:val="22"/>
          <w:szCs w:val="22"/>
          <w:highlight w:val="yellow"/>
        </w:rPr>
        <w:t xml:space="preserve"> −4.</w:t>
      </w:r>
      <w:r w:rsidR="004F0374" w:rsidRPr="007D52A3">
        <w:rPr>
          <w:sz w:val="22"/>
          <w:szCs w:val="22"/>
          <w:highlight w:val="yellow"/>
        </w:rPr>
        <w:t>4</w:t>
      </w:r>
      <w:r w:rsidR="00AC2A1A" w:rsidRPr="007D52A3">
        <w:rPr>
          <w:sz w:val="22"/>
          <w:szCs w:val="22"/>
          <w:highlight w:val="yellow"/>
        </w:rPr>
        <w:t xml:space="preserve">), </w:t>
      </w:r>
      <w:r w:rsidR="00AC2A1A" w:rsidRPr="007D52A3">
        <w:rPr>
          <w:i/>
          <w:iCs/>
          <w:sz w:val="22"/>
          <w:szCs w:val="22"/>
          <w:highlight w:val="yellow"/>
        </w:rPr>
        <w:t>S100P</w:t>
      </w:r>
      <w:r w:rsidR="00AC2A1A" w:rsidRPr="007D52A3">
        <w:rPr>
          <w:sz w:val="22"/>
          <w:szCs w:val="22"/>
          <w:highlight w:val="yellow"/>
        </w:rPr>
        <w:t xml:space="preserve"> (log2FC ≈ −4.</w:t>
      </w:r>
      <w:r w:rsidR="004F0374" w:rsidRPr="007D52A3">
        <w:rPr>
          <w:sz w:val="22"/>
          <w:szCs w:val="22"/>
          <w:highlight w:val="yellow"/>
        </w:rPr>
        <w:t>4</w:t>
      </w:r>
      <w:r w:rsidR="00AC2A1A" w:rsidRPr="007D52A3">
        <w:rPr>
          <w:sz w:val="22"/>
          <w:szCs w:val="22"/>
          <w:highlight w:val="yellow"/>
        </w:rPr>
        <w:t xml:space="preserve">), </w:t>
      </w:r>
      <w:r w:rsidR="00AC2A1A" w:rsidRPr="007D52A3">
        <w:rPr>
          <w:i/>
          <w:iCs/>
          <w:sz w:val="22"/>
          <w:szCs w:val="22"/>
          <w:highlight w:val="yellow"/>
        </w:rPr>
        <w:t>AQP3</w:t>
      </w:r>
      <w:r w:rsidR="00AC2A1A" w:rsidRPr="007D52A3">
        <w:rPr>
          <w:sz w:val="22"/>
          <w:szCs w:val="22"/>
          <w:highlight w:val="yellow"/>
        </w:rPr>
        <w:t xml:space="preserve"> (log2FC </w:t>
      </w:r>
      <w:r w:rsidR="004F0374" w:rsidRPr="007D52A3">
        <w:rPr>
          <w:sz w:val="22"/>
          <w:szCs w:val="22"/>
          <w:highlight w:val="yellow"/>
        </w:rPr>
        <w:t>=</w:t>
      </w:r>
      <w:r w:rsidR="00AC2A1A" w:rsidRPr="007D52A3">
        <w:rPr>
          <w:sz w:val="22"/>
          <w:szCs w:val="22"/>
          <w:highlight w:val="yellow"/>
        </w:rPr>
        <w:t xml:space="preserve"> −4.5), </w:t>
      </w:r>
      <w:r w:rsidR="00AC2A1A" w:rsidRPr="007D52A3">
        <w:rPr>
          <w:i/>
          <w:iCs/>
          <w:sz w:val="22"/>
          <w:szCs w:val="22"/>
          <w:highlight w:val="yellow"/>
        </w:rPr>
        <w:t>TACSTD2</w:t>
      </w:r>
      <w:r w:rsidR="00AC2A1A" w:rsidRPr="007D52A3">
        <w:rPr>
          <w:sz w:val="22"/>
          <w:szCs w:val="22"/>
          <w:highlight w:val="yellow"/>
        </w:rPr>
        <w:t xml:space="preserve"> (log2FC </w:t>
      </w:r>
      <w:r w:rsidR="004F0374" w:rsidRPr="007D52A3">
        <w:rPr>
          <w:sz w:val="22"/>
          <w:szCs w:val="22"/>
          <w:highlight w:val="yellow"/>
        </w:rPr>
        <w:t>=</w:t>
      </w:r>
      <w:r w:rsidR="00AC2A1A" w:rsidRPr="007D52A3">
        <w:rPr>
          <w:sz w:val="22"/>
          <w:szCs w:val="22"/>
          <w:highlight w:val="yellow"/>
        </w:rPr>
        <w:t xml:space="preserve"> −</w:t>
      </w:r>
      <w:r w:rsidR="004F0374" w:rsidRPr="007D52A3">
        <w:rPr>
          <w:sz w:val="22"/>
          <w:szCs w:val="22"/>
          <w:highlight w:val="yellow"/>
        </w:rPr>
        <w:t>3.9</w:t>
      </w:r>
      <w:r w:rsidR="00AC2A1A" w:rsidRPr="007D52A3">
        <w:rPr>
          <w:sz w:val="22"/>
          <w:szCs w:val="22"/>
          <w:highlight w:val="yellow"/>
        </w:rPr>
        <w:t xml:space="preserve">), </w:t>
      </w:r>
      <w:r w:rsidR="00AC2A1A" w:rsidRPr="007D52A3">
        <w:rPr>
          <w:i/>
          <w:iCs/>
          <w:sz w:val="22"/>
          <w:szCs w:val="22"/>
          <w:highlight w:val="yellow"/>
        </w:rPr>
        <w:t>PSCA</w:t>
      </w:r>
      <w:r w:rsidR="00AC2A1A" w:rsidRPr="007D52A3">
        <w:rPr>
          <w:sz w:val="22"/>
          <w:szCs w:val="22"/>
          <w:highlight w:val="yellow"/>
        </w:rPr>
        <w:t xml:space="preserve"> (log2FC </w:t>
      </w:r>
      <w:r w:rsidR="004F0374" w:rsidRPr="007D52A3">
        <w:rPr>
          <w:sz w:val="22"/>
          <w:szCs w:val="22"/>
          <w:highlight w:val="yellow"/>
        </w:rPr>
        <w:t>=</w:t>
      </w:r>
      <w:r w:rsidR="00AC2A1A" w:rsidRPr="007D52A3">
        <w:rPr>
          <w:sz w:val="22"/>
          <w:szCs w:val="22"/>
          <w:highlight w:val="yellow"/>
        </w:rPr>
        <w:t xml:space="preserve"> −3.</w:t>
      </w:r>
      <w:r w:rsidR="004F0374" w:rsidRPr="007D52A3">
        <w:rPr>
          <w:sz w:val="22"/>
          <w:szCs w:val="22"/>
          <w:highlight w:val="yellow"/>
        </w:rPr>
        <w:t>7</w:t>
      </w:r>
      <w:r w:rsidR="00AC2A1A" w:rsidRPr="007D52A3">
        <w:rPr>
          <w:sz w:val="22"/>
          <w:szCs w:val="22"/>
          <w:highlight w:val="yellow"/>
        </w:rPr>
        <w:t xml:space="preserve">), </w:t>
      </w:r>
      <w:r w:rsidR="00AC2A1A" w:rsidRPr="007D52A3">
        <w:rPr>
          <w:i/>
          <w:iCs/>
          <w:sz w:val="22"/>
          <w:szCs w:val="22"/>
          <w:highlight w:val="yellow"/>
        </w:rPr>
        <w:t>KRT8</w:t>
      </w:r>
      <w:r w:rsidR="00AC2A1A" w:rsidRPr="007D52A3">
        <w:rPr>
          <w:sz w:val="22"/>
          <w:szCs w:val="22"/>
          <w:highlight w:val="yellow"/>
        </w:rPr>
        <w:t xml:space="preserve">, </w:t>
      </w:r>
      <w:r w:rsidR="00AC2A1A" w:rsidRPr="007D52A3">
        <w:rPr>
          <w:i/>
          <w:iCs/>
          <w:sz w:val="22"/>
          <w:szCs w:val="22"/>
          <w:highlight w:val="yellow"/>
        </w:rPr>
        <w:t>KRT18</w:t>
      </w:r>
      <w:r w:rsidR="00AC2A1A" w:rsidRPr="007D52A3">
        <w:rPr>
          <w:sz w:val="22"/>
          <w:szCs w:val="22"/>
          <w:highlight w:val="yellow"/>
        </w:rPr>
        <w:t xml:space="preserve">, </w:t>
      </w:r>
      <w:r w:rsidR="00AC2A1A" w:rsidRPr="007D52A3">
        <w:rPr>
          <w:i/>
          <w:iCs/>
          <w:sz w:val="22"/>
          <w:szCs w:val="22"/>
          <w:highlight w:val="yellow"/>
        </w:rPr>
        <w:t>KRT20</w:t>
      </w:r>
      <w:r w:rsidR="00AC2A1A" w:rsidRPr="007D52A3">
        <w:rPr>
          <w:sz w:val="22"/>
          <w:szCs w:val="22"/>
          <w:highlight w:val="yellow"/>
        </w:rPr>
        <w:t xml:space="preserve">, </w:t>
      </w:r>
      <w:r w:rsidR="00AC2A1A" w:rsidRPr="007D52A3">
        <w:rPr>
          <w:i/>
          <w:iCs/>
          <w:sz w:val="22"/>
          <w:szCs w:val="22"/>
          <w:highlight w:val="yellow"/>
        </w:rPr>
        <w:t>CLDN7</w:t>
      </w:r>
      <w:r w:rsidR="00AC2A1A" w:rsidRPr="007D52A3">
        <w:rPr>
          <w:sz w:val="22"/>
          <w:szCs w:val="22"/>
          <w:highlight w:val="yellow"/>
        </w:rPr>
        <w:t xml:space="preserve">, </w:t>
      </w:r>
      <w:r w:rsidR="00AC2A1A" w:rsidRPr="007D52A3">
        <w:rPr>
          <w:i/>
          <w:iCs/>
          <w:sz w:val="22"/>
          <w:szCs w:val="22"/>
          <w:highlight w:val="yellow"/>
        </w:rPr>
        <w:t>ELF3</w:t>
      </w:r>
      <w:r w:rsidR="00AC2A1A" w:rsidRPr="007D52A3">
        <w:rPr>
          <w:sz w:val="22"/>
          <w:szCs w:val="22"/>
          <w:highlight w:val="yellow"/>
        </w:rPr>
        <w:t xml:space="preserve">, </w:t>
      </w:r>
      <w:r w:rsidR="00AC2A1A" w:rsidRPr="007D52A3">
        <w:rPr>
          <w:i/>
          <w:iCs/>
          <w:sz w:val="22"/>
          <w:szCs w:val="22"/>
          <w:highlight w:val="yellow"/>
        </w:rPr>
        <w:t>MUC1</w:t>
      </w:r>
      <w:r w:rsidR="00AC2A1A" w:rsidRPr="007D52A3">
        <w:rPr>
          <w:sz w:val="22"/>
          <w:szCs w:val="22"/>
          <w:highlight w:val="yellow"/>
        </w:rPr>
        <w:t xml:space="preserve">, </w:t>
      </w:r>
      <w:r w:rsidR="00AC2A1A" w:rsidRPr="007D52A3">
        <w:rPr>
          <w:i/>
          <w:iCs/>
          <w:sz w:val="22"/>
          <w:szCs w:val="22"/>
          <w:highlight w:val="yellow"/>
        </w:rPr>
        <w:t>MAL2</w:t>
      </w:r>
      <w:r w:rsidR="00AC2A1A" w:rsidRPr="007D52A3">
        <w:rPr>
          <w:sz w:val="22"/>
          <w:szCs w:val="22"/>
          <w:highlight w:val="yellow"/>
        </w:rPr>
        <w:t xml:space="preserve">, </w:t>
      </w:r>
      <w:r w:rsidR="00AC2A1A" w:rsidRPr="007D52A3">
        <w:rPr>
          <w:i/>
          <w:iCs/>
          <w:sz w:val="22"/>
          <w:szCs w:val="22"/>
          <w:highlight w:val="yellow"/>
        </w:rPr>
        <w:t>SPINK1</w:t>
      </w:r>
      <w:r w:rsidR="00AC2A1A" w:rsidRPr="007D52A3">
        <w:rPr>
          <w:sz w:val="22"/>
          <w:szCs w:val="22"/>
          <w:highlight w:val="yellow"/>
        </w:rPr>
        <w:t xml:space="preserve">, and </w:t>
      </w:r>
      <w:r w:rsidR="00AC2A1A" w:rsidRPr="007D52A3">
        <w:rPr>
          <w:i/>
          <w:iCs/>
          <w:sz w:val="22"/>
          <w:szCs w:val="22"/>
          <w:highlight w:val="yellow"/>
        </w:rPr>
        <w:t>RARRES1</w:t>
      </w:r>
      <w:r w:rsidR="00AC2A1A" w:rsidRPr="007D52A3">
        <w:rPr>
          <w:sz w:val="22"/>
          <w:szCs w:val="22"/>
          <w:highlight w:val="yellow"/>
        </w:rPr>
        <w:t>, along with reduced expression of stress/metabolic-associated genes including</w:t>
      </w:r>
      <w:r w:rsidR="00BE2F35" w:rsidRPr="007D52A3">
        <w:rPr>
          <w:sz w:val="22"/>
          <w:szCs w:val="22"/>
          <w:highlight w:val="yellow"/>
        </w:rPr>
        <w:t xml:space="preserve"> </w:t>
      </w:r>
      <w:r w:rsidR="00BE2F35" w:rsidRPr="007D52A3">
        <w:rPr>
          <w:i/>
          <w:iCs/>
          <w:sz w:val="22"/>
          <w:szCs w:val="22"/>
          <w:highlight w:val="yellow"/>
        </w:rPr>
        <w:t>ADIRF</w:t>
      </w:r>
      <w:r w:rsidR="00BE2F35" w:rsidRPr="007D52A3">
        <w:rPr>
          <w:sz w:val="22"/>
          <w:szCs w:val="22"/>
          <w:highlight w:val="yellow"/>
        </w:rPr>
        <w:t xml:space="preserve"> (log2FC </w:t>
      </w:r>
      <w:r w:rsidR="004F0374" w:rsidRPr="007D52A3">
        <w:rPr>
          <w:sz w:val="22"/>
          <w:szCs w:val="22"/>
          <w:highlight w:val="yellow"/>
        </w:rPr>
        <w:t>= −4.1</w:t>
      </w:r>
      <w:r w:rsidR="00BE2F35" w:rsidRPr="007D52A3">
        <w:rPr>
          <w:sz w:val="22"/>
          <w:szCs w:val="22"/>
          <w:highlight w:val="yellow"/>
        </w:rPr>
        <w:t>),</w:t>
      </w:r>
      <w:r w:rsidR="00AC2A1A" w:rsidRPr="007D52A3">
        <w:rPr>
          <w:sz w:val="22"/>
          <w:szCs w:val="22"/>
          <w:highlight w:val="yellow"/>
        </w:rPr>
        <w:t xml:space="preserve"> </w:t>
      </w:r>
      <w:r w:rsidR="00AC2A1A" w:rsidRPr="007D52A3">
        <w:rPr>
          <w:i/>
          <w:iCs/>
          <w:sz w:val="22"/>
          <w:szCs w:val="22"/>
          <w:highlight w:val="yellow"/>
        </w:rPr>
        <w:t>SERPINB3</w:t>
      </w:r>
      <w:r w:rsidR="00AC2A1A" w:rsidRPr="007D52A3">
        <w:rPr>
          <w:sz w:val="22"/>
          <w:szCs w:val="22"/>
          <w:highlight w:val="yellow"/>
        </w:rPr>
        <w:t xml:space="preserve">, </w:t>
      </w:r>
      <w:r w:rsidR="00AC2A1A" w:rsidRPr="007D52A3">
        <w:rPr>
          <w:i/>
          <w:iCs/>
          <w:sz w:val="22"/>
          <w:szCs w:val="22"/>
          <w:highlight w:val="yellow"/>
        </w:rPr>
        <w:t>FABP4</w:t>
      </w:r>
      <w:r w:rsidR="00AC2A1A" w:rsidRPr="007D52A3">
        <w:rPr>
          <w:sz w:val="22"/>
          <w:szCs w:val="22"/>
          <w:highlight w:val="yellow"/>
        </w:rPr>
        <w:t xml:space="preserve">, </w:t>
      </w:r>
      <w:r w:rsidR="00AC2A1A" w:rsidRPr="007D52A3">
        <w:rPr>
          <w:i/>
          <w:iCs/>
          <w:sz w:val="22"/>
          <w:szCs w:val="22"/>
          <w:highlight w:val="yellow"/>
        </w:rPr>
        <w:t>FXYD3</w:t>
      </w:r>
      <w:r w:rsidR="00AC2A1A" w:rsidRPr="007D52A3">
        <w:rPr>
          <w:sz w:val="22"/>
          <w:szCs w:val="22"/>
          <w:highlight w:val="yellow"/>
        </w:rPr>
        <w:t xml:space="preserve">, and </w:t>
      </w:r>
      <w:r w:rsidR="00AC2A1A" w:rsidRPr="007D52A3">
        <w:rPr>
          <w:i/>
          <w:iCs/>
          <w:sz w:val="22"/>
          <w:szCs w:val="22"/>
          <w:highlight w:val="yellow"/>
        </w:rPr>
        <w:t>MAOA</w:t>
      </w:r>
      <w:r w:rsidR="00AC2A1A" w:rsidRPr="007D52A3">
        <w:rPr>
          <w:sz w:val="22"/>
          <w:szCs w:val="22"/>
          <w:highlight w:val="yellow"/>
        </w:rPr>
        <w:t>.</w:t>
      </w:r>
    </w:p>
    <w:p w14:paraId="1E88E13B" w14:textId="2B3E87F3" w:rsidR="00125DCF" w:rsidRDefault="00125DCF" w:rsidP="00125DCF">
      <w:pPr>
        <w:spacing w:line="360" w:lineRule="auto"/>
        <w:ind w:firstLine="720"/>
        <w:jc w:val="both"/>
        <w:rPr>
          <w:sz w:val="22"/>
          <w:szCs w:val="22"/>
        </w:rPr>
      </w:pPr>
      <w:r>
        <w:rPr>
          <w:sz w:val="22"/>
          <w:szCs w:val="22"/>
          <w:highlight w:val="yellow"/>
        </w:rPr>
        <w:t>Compared with MP</w:t>
      </w:r>
      <w:r w:rsidRPr="00B31C7C">
        <w:rPr>
          <w:sz w:val="22"/>
          <w:szCs w:val="22"/>
          <w:highlight w:val="yellow"/>
        </w:rPr>
        <w:t xml:space="preserve">, SM demonstrated higher expression of mesenchymal/stromal-associated genes relative to MP, including </w:t>
      </w:r>
      <w:r w:rsidRPr="00B31C7C">
        <w:rPr>
          <w:i/>
          <w:iCs/>
          <w:sz w:val="22"/>
          <w:szCs w:val="22"/>
          <w:highlight w:val="yellow"/>
        </w:rPr>
        <w:t>VIM</w:t>
      </w:r>
      <w:r w:rsidRPr="00B31C7C">
        <w:rPr>
          <w:sz w:val="22"/>
          <w:szCs w:val="22"/>
          <w:highlight w:val="yellow"/>
        </w:rPr>
        <w:t xml:space="preserve"> (log2FC </w:t>
      </w:r>
      <w:r>
        <w:rPr>
          <w:sz w:val="22"/>
          <w:szCs w:val="22"/>
          <w:highlight w:val="yellow"/>
        </w:rPr>
        <w:t>=</w:t>
      </w:r>
      <w:r w:rsidRPr="00B31C7C">
        <w:rPr>
          <w:sz w:val="22"/>
          <w:szCs w:val="22"/>
          <w:highlight w:val="yellow"/>
        </w:rPr>
        <w:t xml:space="preserve"> −</w:t>
      </w:r>
      <w:r w:rsidRPr="00FB148A">
        <w:rPr>
          <w:sz w:val="22"/>
          <w:szCs w:val="22"/>
          <w:highlight w:val="yellow"/>
        </w:rPr>
        <w:t>3.7</w:t>
      </w:r>
      <w:r w:rsidRPr="00B31C7C">
        <w:rPr>
          <w:sz w:val="22"/>
          <w:szCs w:val="22"/>
          <w:highlight w:val="yellow"/>
        </w:rPr>
        <w:t xml:space="preserve">), </w:t>
      </w:r>
      <w:r w:rsidRPr="00B31C7C">
        <w:rPr>
          <w:i/>
          <w:iCs/>
          <w:sz w:val="22"/>
          <w:szCs w:val="22"/>
          <w:highlight w:val="yellow"/>
        </w:rPr>
        <w:t>FN1</w:t>
      </w:r>
      <w:r w:rsidRPr="00B31C7C">
        <w:rPr>
          <w:sz w:val="22"/>
          <w:szCs w:val="22"/>
          <w:highlight w:val="yellow"/>
        </w:rPr>
        <w:t xml:space="preserve"> (log2FC </w:t>
      </w:r>
      <w:r>
        <w:rPr>
          <w:sz w:val="22"/>
          <w:szCs w:val="22"/>
          <w:highlight w:val="yellow"/>
        </w:rPr>
        <w:t>=</w:t>
      </w:r>
      <w:r w:rsidRPr="00B31C7C">
        <w:rPr>
          <w:sz w:val="22"/>
          <w:szCs w:val="22"/>
          <w:highlight w:val="yellow"/>
        </w:rPr>
        <w:t xml:space="preserve"> −</w:t>
      </w:r>
      <w:r w:rsidRPr="00FB148A">
        <w:rPr>
          <w:sz w:val="22"/>
          <w:szCs w:val="22"/>
          <w:highlight w:val="yellow"/>
        </w:rPr>
        <w:t>3.9</w:t>
      </w:r>
      <w:r w:rsidRPr="00B31C7C">
        <w:rPr>
          <w:sz w:val="22"/>
          <w:szCs w:val="22"/>
          <w:highlight w:val="yellow"/>
        </w:rPr>
        <w:t xml:space="preserve">), </w:t>
      </w:r>
      <w:r w:rsidRPr="00B31C7C">
        <w:rPr>
          <w:i/>
          <w:iCs/>
          <w:sz w:val="22"/>
          <w:szCs w:val="22"/>
          <w:highlight w:val="yellow"/>
        </w:rPr>
        <w:t>COL6A1</w:t>
      </w:r>
      <w:r w:rsidRPr="00B31C7C">
        <w:rPr>
          <w:sz w:val="22"/>
          <w:szCs w:val="22"/>
          <w:highlight w:val="yellow"/>
        </w:rPr>
        <w:t xml:space="preserve">, </w:t>
      </w:r>
      <w:r w:rsidRPr="00B31C7C">
        <w:rPr>
          <w:i/>
          <w:iCs/>
          <w:sz w:val="22"/>
          <w:szCs w:val="22"/>
          <w:highlight w:val="yellow"/>
        </w:rPr>
        <w:t>COL6A2</w:t>
      </w:r>
      <w:r w:rsidRPr="00B31C7C">
        <w:rPr>
          <w:sz w:val="22"/>
          <w:szCs w:val="22"/>
          <w:highlight w:val="yellow"/>
        </w:rPr>
        <w:t xml:space="preserve">, </w:t>
      </w:r>
      <w:r w:rsidRPr="00B31C7C">
        <w:rPr>
          <w:i/>
          <w:iCs/>
          <w:sz w:val="22"/>
          <w:szCs w:val="22"/>
          <w:highlight w:val="yellow"/>
        </w:rPr>
        <w:t>ITGA5</w:t>
      </w:r>
      <w:r w:rsidRPr="00B31C7C">
        <w:rPr>
          <w:sz w:val="22"/>
          <w:szCs w:val="22"/>
          <w:highlight w:val="yellow"/>
        </w:rPr>
        <w:t xml:space="preserve">, and </w:t>
      </w:r>
      <w:r w:rsidRPr="00B31C7C">
        <w:rPr>
          <w:i/>
          <w:iCs/>
          <w:sz w:val="22"/>
          <w:szCs w:val="22"/>
          <w:highlight w:val="yellow"/>
        </w:rPr>
        <w:t>TGFB1</w:t>
      </w:r>
      <w:r w:rsidRPr="00B31C7C">
        <w:rPr>
          <w:sz w:val="22"/>
          <w:szCs w:val="22"/>
          <w:highlight w:val="yellow"/>
        </w:rPr>
        <w:t xml:space="preserve">, as well as stress/interferon response-related genes such as </w:t>
      </w:r>
      <w:r w:rsidRPr="00B31C7C">
        <w:rPr>
          <w:i/>
          <w:iCs/>
          <w:sz w:val="22"/>
          <w:szCs w:val="22"/>
          <w:highlight w:val="yellow"/>
        </w:rPr>
        <w:t>IFI27</w:t>
      </w:r>
      <w:r w:rsidRPr="00B31C7C">
        <w:rPr>
          <w:sz w:val="22"/>
          <w:szCs w:val="22"/>
          <w:highlight w:val="yellow"/>
        </w:rPr>
        <w:t xml:space="preserve"> (log2FC </w:t>
      </w:r>
      <w:r w:rsidRPr="00FB148A">
        <w:rPr>
          <w:sz w:val="22"/>
          <w:szCs w:val="22"/>
          <w:highlight w:val="yellow"/>
        </w:rPr>
        <w:t>=</w:t>
      </w:r>
      <w:r w:rsidRPr="00B31C7C">
        <w:rPr>
          <w:sz w:val="22"/>
          <w:szCs w:val="22"/>
          <w:highlight w:val="yellow"/>
        </w:rPr>
        <w:t xml:space="preserve"> −3.3)</w:t>
      </w:r>
      <w:r w:rsidR="00D129D9">
        <w:rPr>
          <w:sz w:val="22"/>
          <w:szCs w:val="22"/>
          <w:highlight w:val="yellow"/>
        </w:rPr>
        <w:t xml:space="preserve"> (Fig. 5B)</w:t>
      </w:r>
      <w:r w:rsidR="00AA1B29">
        <w:rPr>
          <w:sz w:val="22"/>
          <w:szCs w:val="22"/>
          <w:highlight w:val="yellow"/>
        </w:rPr>
        <w:t>.</w:t>
      </w:r>
      <w:r>
        <w:rPr>
          <w:sz w:val="22"/>
          <w:szCs w:val="22"/>
          <w:highlight w:val="yellow"/>
        </w:rPr>
        <w:t xml:space="preserve"> </w:t>
      </w:r>
      <w:r w:rsidR="00AA1B29" w:rsidRPr="00B31C7C">
        <w:rPr>
          <w:sz w:val="22"/>
          <w:szCs w:val="22"/>
          <w:highlight w:val="yellow"/>
        </w:rPr>
        <w:lastRenderedPageBreak/>
        <w:t xml:space="preserve">Additional upregulated genes included those associated with cytoskeletal remodeling, stromal signaling, and </w:t>
      </w:r>
      <w:r w:rsidR="00AA1B29" w:rsidRPr="00350E69">
        <w:rPr>
          <w:sz w:val="22"/>
          <w:szCs w:val="22"/>
          <w:highlight w:val="yellow"/>
        </w:rPr>
        <w:t>ECM</w:t>
      </w:r>
      <w:r w:rsidR="00AA1B29" w:rsidRPr="00B31C7C">
        <w:rPr>
          <w:sz w:val="22"/>
          <w:szCs w:val="22"/>
          <w:highlight w:val="yellow"/>
        </w:rPr>
        <w:t xml:space="preserve"> biology </w:t>
      </w:r>
      <w:r w:rsidR="00AA1B29">
        <w:rPr>
          <w:sz w:val="22"/>
          <w:szCs w:val="22"/>
          <w:highlight w:val="yellow"/>
        </w:rPr>
        <w:t>(</w:t>
      </w:r>
      <w:r w:rsidR="00AA1B29" w:rsidRPr="00B31C7C">
        <w:rPr>
          <w:i/>
          <w:iCs/>
          <w:sz w:val="22"/>
          <w:szCs w:val="22"/>
          <w:highlight w:val="yellow"/>
        </w:rPr>
        <w:t>FLNA</w:t>
      </w:r>
      <w:r w:rsidR="00AA1B29" w:rsidRPr="00B31C7C">
        <w:rPr>
          <w:sz w:val="22"/>
          <w:szCs w:val="22"/>
          <w:highlight w:val="yellow"/>
        </w:rPr>
        <w:t xml:space="preserve">, </w:t>
      </w:r>
      <w:r w:rsidR="00AA1B29" w:rsidRPr="00B31C7C">
        <w:rPr>
          <w:i/>
          <w:iCs/>
          <w:sz w:val="22"/>
          <w:szCs w:val="22"/>
          <w:highlight w:val="yellow"/>
        </w:rPr>
        <w:t>DBN1</w:t>
      </w:r>
      <w:r w:rsidR="00AA1B29" w:rsidRPr="00B31C7C">
        <w:rPr>
          <w:sz w:val="22"/>
          <w:szCs w:val="22"/>
          <w:highlight w:val="yellow"/>
        </w:rPr>
        <w:t xml:space="preserve">, </w:t>
      </w:r>
      <w:r w:rsidR="00AA1B29" w:rsidRPr="00B31C7C">
        <w:rPr>
          <w:i/>
          <w:iCs/>
          <w:sz w:val="22"/>
          <w:szCs w:val="22"/>
          <w:highlight w:val="yellow"/>
        </w:rPr>
        <w:t>CSF1R</w:t>
      </w:r>
      <w:r w:rsidR="00AA1B29" w:rsidRPr="00B31C7C">
        <w:rPr>
          <w:sz w:val="22"/>
          <w:szCs w:val="22"/>
          <w:highlight w:val="yellow"/>
        </w:rPr>
        <w:t xml:space="preserve">, and </w:t>
      </w:r>
      <w:r w:rsidR="00AA1B29" w:rsidRPr="00B31C7C">
        <w:rPr>
          <w:i/>
          <w:iCs/>
          <w:sz w:val="22"/>
          <w:szCs w:val="22"/>
          <w:highlight w:val="yellow"/>
        </w:rPr>
        <w:t>P4HA2</w:t>
      </w:r>
      <w:r w:rsidR="00AA1B29">
        <w:rPr>
          <w:sz w:val="22"/>
          <w:szCs w:val="22"/>
          <w:highlight w:val="yellow"/>
        </w:rPr>
        <w:t>)</w:t>
      </w:r>
      <w:r w:rsidR="00AA1B29" w:rsidRPr="00B31C7C">
        <w:rPr>
          <w:sz w:val="22"/>
          <w:szCs w:val="22"/>
          <w:highlight w:val="yellow"/>
        </w:rPr>
        <w:t xml:space="preserve">, as well as the lipid metabolic gene </w:t>
      </w:r>
      <w:r w:rsidR="00AA1B29" w:rsidRPr="00B31C7C">
        <w:rPr>
          <w:i/>
          <w:iCs/>
          <w:sz w:val="22"/>
          <w:szCs w:val="22"/>
          <w:highlight w:val="yellow"/>
        </w:rPr>
        <w:t>FADS1</w:t>
      </w:r>
      <w:r w:rsidR="00AA1B29" w:rsidRPr="00B31C7C">
        <w:rPr>
          <w:sz w:val="22"/>
          <w:szCs w:val="22"/>
          <w:highlight w:val="yellow"/>
        </w:rPr>
        <w:t xml:space="preserve"> and the chromatin-associated gene </w:t>
      </w:r>
      <w:r w:rsidR="00AA1B29" w:rsidRPr="00B31C7C">
        <w:rPr>
          <w:i/>
          <w:iCs/>
          <w:sz w:val="22"/>
          <w:szCs w:val="22"/>
          <w:highlight w:val="yellow"/>
        </w:rPr>
        <w:t>H1-5</w:t>
      </w:r>
      <w:r w:rsidR="00AA1B29">
        <w:rPr>
          <w:sz w:val="22"/>
          <w:szCs w:val="22"/>
          <w:highlight w:val="yellow"/>
        </w:rPr>
        <w:t>. SM</w:t>
      </w:r>
      <w:r w:rsidR="00AA1B29" w:rsidRPr="00B31C7C">
        <w:rPr>
          <w:sz w:val="22"/>
          <w:szCs w:val="22"/>
          <w:highlight w:val="yellow"/>
        </w:rPr>
        <w:t xml:space="preserve"> </w:t>
      </w:r>
      <w:r w:rsidR="00AA1B29">
        <w:rPr>
          <w:sz w:val="22"/>
          <w:szCs w:val="22"/>
          <w:highlight w:val="yellow"/>
        </w:rPr>
        <w:t>also exhibited</w:t>
      </w:r>
      <w:r>
        <w:rPr>
          <w:sz w:val="22"/>
          <w:szCs w:val="22"/>
          <w:highlight w:val="yellow"/>
        </w:rPr>
        <w:t xml:space="preserve"> relative downregulation of </w:t>
      </w:r>
      <w:r w:rsidRPr="00B31C7C">
        <w:rPr>
          <w:sz w:val="22"/>
          <w:szCs w:val="22"/>
          <w:highlight w:val="yellow"/>
        </w:rPr>
        <w:t xml:space="preserve">adhesion-associated genes such as </w:t>
      </w:r>
      <w:r w:rsidRPr="00B31C7C">
        <w:rPr>
          <w:i/>
          <w:iCs/>
          <w:sz w:val="22"/>
          <w:szCs w:val="22"/>
          <w:highlight w:val="yellow"/>
        </w:rPr>
        <w:t>CDH1</w:t>
      </w:r>
      <w:r w:rsidRPr="00B31C7C">
        <w:rPr>
          <w:sz w:val="22"/>
          <w:szCs w:val="22"/>
          <w:highlight w:val="yellow"/>
        </w:rPr>
        <w:t xml:space="preserve"> (log2FC </w:t>
      </w:r>
      <w:r w:rsidRPr="00FB148A">
        <w:rPr>
          <w:sz w:val="22"/>
          <w:szCs w:val="22"/>
          <w:highlight w:val="yellow"/>
        </w:rPr>
        <w:t xml:space="preserve">= </w:t>
      </w:r>
      <w:r w:rsidR="00482B82" w:rsidRPr="00B31C7C">
        <w:rPr>
          <w:sz w:val="22"/>
          <w:szCs w:val="22"/>
          <w:highlight w:val="yellow"/>
        </w:rPr>
        <w:t>−</w:t>
      </w:r>
      <w:r w:rsidRPr="00FB148A">
        <w:rPr>
          <w:sz w:val="22"/>
          <w:szCs w:val="22"/>
          <w:highlight w:val="yellow"/>
        </w:rPr>
        <w:t xml:space="preserve">2.5) </w:t>
      </w:r>
      <w:r w:rsidRPr="00B31C7C">
        <w:rPr>
          <w:sz w:val="22"/>
          <w:szCs w:val="22"/>
          <w:highlight w:val="yellow"/>
        </w:rPr>
        <w:t xml:space="preserve">and </w:t>
      </w:r>
      <w:r w:rsidRPr="00B31C7C">
        <w:rPr>
          <w:i/>
          <w:iCs/>
          <w:sz w:val="22"/>
          <w:szCs w:val="22"/>
          <w:highlight w:val="yellow"/>
        </w:rPr>
        <w:t>NECTIN4</w:t>
      </w:r>
      <w:r w:rsidRPr="00FB148A">
        <w:rPr>
          <w:i/>
          <w:iCs/>
          <w:sz w:val="22"/>
          <w:szCs w:val="22"/>
          <w:highlight w:val="yellow"/>
        </w:rPr>
        <w:t xml:space="preserve"> </w:t>
      </w:r>
      <w:r w:rsidRPr="00FB148A">
        <w:rPr>
          <w:sz w:val="22"/>
          <w:szCs w:val="22"/>
          <w:highlight w:val="yellow"/>
        </w:rPr>
        <w:t>(</w:t>
      </w:r>
      <w:r w:rsidRPr="00B31C7C">
        <w:rPr>
          <w:sz w:val="22"/>
          <w:szCs w:val="22"/>
          <w:highlight w:val="yellow"/>
        </w:rPr>
        <w:t xml:space="preserve">log2FC </w:t>
      </w:r>
      <w:r w:rsidRPr="00FB148A">
        <w:rPr>
          <w:sz w:val="22"/>
          <w:szCs w:val="22"/>
          <w:highlight w:val="yellow"/>
        </w:rPr>
        <w:t xml:space="preserve">= </w:t>
      </w:r>
      <w:r w:rsidR="00482B82" w:rsidRPr="00B31C7C">
        <w:rPr>
          <w:sz w:val="22"/>
          <w:szCs w:val="22"/>
          <w:highlight w:val="yellow"/>
        </w:rPr>
        <w:t>−</w:t>
      </w:r>
      <w:r w:rsidRPr="00FB148A">
        <w:rPr>
          <w:sz w:val="22"/>
          <w:szCs w:val="22"/>
          <w:highlight w:val="yellow"/>
        </w:rPr>
        <w:t>2.9)</w:t>
      </w:r>
      <w:r>
        <w:rPr>
          <w:sz w:val="22"/>
          <w:szCs w:val="22"/>
          <w:highlight w:val="yellow"/>
        </w:rPr>
        <w:t xml:space="preserve"> (Fig. 5B)</w:t>
      </w:r>
      <w:r w:rsidR="00AA1B29">
        <w:rPr>
          <w:sz w:val="22"/>
          <w:szCs w:val="22"/>
          <w:highlight w:val="yellow"/>
        </w:rPr>
        <w:t>,</w:t>
      </w:r>
      <w:r w:rsidRPr="00B31C7C">
        <w:rPr>
          <w:sz w:val="22"/>
          <w:szCs w:val="22"/>
          <w:highlight w:val="yellow"/>
        </w:rPr>
        <w:t xml:space="preserve"> </w:t>
      </w:r>
      <w:r w:rsidRPr="00793D06">
        <w:rPr>
          <w:sz w:val="22"/>
          <w:szCs w:val="22"/>
          <w:highlight w:val="yellow"/>
        </w:rPr>
        <w:t>further supporting relative upregulation of mesenchymal/stromal programs and reduced epithelial adhesion in SM.</w:t>
      </w:r>
    </w:p>
    <w:p w14:paraId="78C0909A" w14:textId="2F2803B2" w:rsidR="00FE1919" w:rsidRDefault="00FE1919" w:rsidP="00125DCF">
      <w:pPr>
        <w:spacing w:line="360" w:lineRule="auto"/>
        <w:ind w:firstLine="720"/>
        <w:jc w:val="both"/>
        <w:rPr>
          <w:sz w:val="22"/>
          <w:szCs w:val="22"/>
        </w:rPr>
      </w:pPr>
      <w:r w:rsidRPr="008379BA">
        <w:rPr>
          <w:sz w:val="22"/>
          <w:szCs w:val="22"/>
          <w:highlight w:val="yellow"/>
        </w:rPr>
        <w:t xml:space="preserve">Similarly, relative to PC, SM demonstrated higher expression of mesenchymal/stromal-associated genes, including </w:t>
      </w:r>
      <w:r w:rsidRPr="008379BA">
        <w:rPr>
          <w:i/>
          <w:iCs/>
          <w:sz w:val="22"/>
          <w:szCs w:val="22"/>
          <w:highlight w:val="yellow"/>
        </w:rPr>
        <w:t>VIM</w:t>
      </w:r>
      <w:r w:rsidRPr="008379BA">
        <w:rPr>
          <w:sz w:val="22"/>
          <w:szCs w:val="22"/>
          <w:highlight w:val="yellow"/>
        </w:rPr>
        <w:t xml:space="preserve"> (log2FC </w:t>
      </w:r>
      <w:r w:rsidR="00482B82" w:rsidRPr="008379BA">
        <w:rPr>
          <w:sz w:val="22"/>
          <w:szCs w:val="22"/>
          <w:highlight w:val="yellow"/>
        </w:rPr>
        <w:t>= 3.6</w:t>
      </w:r>
      <w:r w:rsidRPr="008379BA">
        <w:rPr>
          <w:sz w:val="22"/>
          <w:szCs w:val="22"/>
          <w:highlight w:val="yellow"/>
        </w:rPr>
        <w:t xml:space="preserve">), </w:t>
      </w:r>
      <w:r w:rsidRPr="008379BA">
        <w:rPr>
          <w:i/>
          <w:iCs/>
          <w:sz w:val="22"/>
          <w:szCs w:val="22"/>
          <w:highlight w:val="yellow"/>
        </w:rPr>
        <w:t>FN1</w:t>
      </w:r>
      <w:r w:rsidRPr="008379BA">
        <w:rPr>
          <w:sz w:val="22"/>
          <w:szCs w:val="22"/>
          <w:highlight w:val="yellow"/>
        </w:rPr>
        <w:t xml:space="preserve"> (log2FC </w:t>
      </w:r>
      <w:r w:rsidR="00482B82" w:rsidRPr="008379BA">
        <w:rPr>
          <w:sz w:val="22"/>
          <w:szCs w:val="22"/>
          <w:highlight w:val="yellow"/>
        </w:rPr>
        <w:t>= 3.6</w:t>
      </w:r>
      <w:r w:rsidRPr="008379BA">
        <w:rPr>
          <w:sz w:val="22"/>
          <w:szCs w:val="22"/>
          <w:highlight w:val="yellow"/>
        </w:rPr>
        <w:t xml:space="preserve">), </w:t>
      </w:r>
      <w:r w:rsidRPr="008379BA">
        <w:rPr>
          <w:i/>
          <w:iCs/>
          <w:sz w:val="22"/>
          <w:szCs w:val="22"/>
          <w:highlight w:val="yellow"/>
        </w:rPr>
        <w:t>COL4A1</w:t>
      </w:r>
      <w:r w:rsidRPr="008379BA">
        <w:rPr>
          <w:sz w:val="22"/>
          <w:szCs w:val="22"/>
          <w:highlight w:val="yellow"/>
        </w:rPr>
        <w:t xml:space="preserve">, </w:t>
      </w:r>
      <w:r w:rsidRPr="008379BA">
        <w:rPr>
          <w:i/>
          <w:iCs/>
          <w:sz w:val="22"/>
          <w:szCs w:val="22"/>
          <w:highlight w:val="yellow"/>
        </w:rPr>
        <w:t>COL5A3</w:t>
      </w:r>
      <w:r w:rsidRPr="008379BA">
        <w:rPr>
          <w:sz w:val="22"/>
          <w:szCs w:val="22"/>
          <w:highlight w:val="yellow"/>
        </w:rPr>
        <w:t xml:space="preserve">, </w:t>
      </w:r>
      <w:r w:rsidRPr="008379BA">
        <w:rPr>
          <w:i/>
          <w:iCs/>
          <w:sz w:val="22"/>
          <w:szCs w:val="22"/>
          <w:highlight w:val="yellow"/>
        </w:rPr>
        <w:t>COL6A2</w:t>
      </w:r>
      <w:r w:rsidRPr="008379BA">
        <w:rPr>
          <w:sz w:val="22"/>
          <w:szCs w:val="22"/>
          <w:highlight w:val="yellow"/>
        </w:rPr>
        <w:t xml:space="preserve">, </w:t>
      </w:r>
      <w:r w:rsidRPr="008379BA">
        <w:rPr>
          <w:i/>
          <w:iCs/>
          <w:sz w:val="22"/>
          <w:szCs w:val="22"/>
          <w:highlight w:val="yellow"/>
        </w:rPr>
        <w:t>ITGA5</w:t>
      </w:r>
      <w:r w:rsidRPr="008379BA">
        <w:rPr>
          <w:sz w:val="22"/>
          <w:szCs w:val="22"/>
          <w:highlight w:val="yellow"/>
        </w:rPr>
        <w:t xml:space="preserve">, </w:t>
      </w:r>
      <w:r w:rsidRPr="008379BA">
        <w:rPr>
          <w:i/>
          <w:iCs/>
          <w:sz w:val="22"/>
          <w:szCs w:val="22"/>
          <w:highlight w:val="yellow"/>
        </w:rPr>
        <w:t>TGFB1</w:t>
      </w:r>
      <w:r w:rsidRPr="008379BA">
        <w:rPr>
          <w:sz w:val="22"/>
          <w:szCs w:val="22"/>
          <w:highlight w:val="yellow"/>
        </w:rPr>
        <w:t xml:space="preserve">, </w:t>
      </w:r>
      <w:r w:rsidRPr="008379BA">
        <w:rPr>
          <w:i/>
          <w:iCs/>
          <w:sz w:val="22"/>
          <w:szCs w:val="22"/>
          <w:highlight w:val="yellow"/>
        </w:rPr>
        <w:t>LAMB1</w:t>
      </w:r>
      <w:r w:rsidRPr="008379BA">
        <w:rPr>
          <w:sz w:val="22"/>
          <w:szCs w:val="22"/>
          <w:highlight w:val="yellow"/>
        </w:rPr>
        <w:t xml:space="preserve">, and </w:t>
      </w:r>
      <w:r w:rsidRPr="008379BA">
        <w:rPr>
          <w:i/>
          <w:iCs/>
          <w:sz w:val="22"/>
          <w:szCs w:val="22"/>
          <w:highlight w:val="yellow"/>
        </w:rPr>
        <w:t>MMP14</w:t>
      </w:r>
      <w:r w:rsidR="003E3F23" w:rsidRPr="008379BA">
        <w:rPr>
          <w:i/>
          <w:iCs/>
          <w:sz w:val="22"/>
          <w:szCs w:val="22"/>
          <w:highlight w:val="yellow"/>
        </w:rPr>
        <w:t xml:space="preserve"> </w:t>
      </w:r>
      <w:r w:rsidR="003E3F23" w:rsidRPr="008379BA">
        <w:rPr>
          <w:sz w:val="22"/>
          <w:szCs w:val="22"/>
          <w:highlight w:val="yellow"/>
        </w:rPr>
        <w:t>(Fig. 5C)</w:t>
      </w:r>
      <w:r w:rsidRPr="008379BA">
        <w:rPr>
          <w:sz w:val="22"/>
          <w:szCs w:val="22"/>
          <w:highlight w:val="yellow"/>
        </w:rPr>
        <w:t xml:space="preserve">. </w:t>
      </w:r>
      <w:r w:rsidR="00AA1B29" w:rsidRPr="008379BA">
        <w:rPr>
          <w:sz w:val="22"/>
          <w:szCs w:val="22"/>
          <w:highlight w:val="yellow"/>
        </w:rPr>
        <w:t xml:space="preserve">Additional genes enriched in SM included cytoskeletal/ECM remodeling- and migration-associated genes </w:t>
      </w:r>
      <w:r w:rsidR="00AA1B29">
        <w:rPr>
          <w:sz w:val="22"/>
          <w:szCs w:val="22"/>
          <w:highlight w:val="yellow"/>
        </w:rPr>
        <w:t>(</w:t>
      </w:r>
      <w:r w:rsidR="00AA1B29" w:rsidRPr="008379BA">
        <w:rPr>
          <w:i/>
          <w:iCs/>
          <w:sz w:val="22"/>
          <w:szCs w:val="22"/>
          <w:highlight w:val="yellow"/>
        </w:rPr>
        <w:t>FSCN1</w:t>
      </w:r>
      <w:r w:rsidR="00AA1B29" w:rsidRPr="008379BA">
        <w:rPr>
          <w:sz w:val="22"/>
          <w:szCs w:val="22"/>
          <w:highlight w:val="yellow"/>
        </w:rPr>
        <w:t xml:space="preserve">, </w:t>
      </w:r>
      <w:r w:rsidR="00AA1B29" w:rsidRPr="008379BA">
        <w:rPr>
          <w:i/>
          <w:iCs/>
          <w:sz w:val="22"/>
          <w:szCs w:val="22"/>
          <w:highlight w:val="yellow"/>
        </w:rPr>
        <w:t>DBN1</w:t>
      </w:r>
      <w:r w:rsidR="00AA1B29" w:rsidRPr="008379BA">
        <w:rPr>
          <w:sz w:val="22"/>
          <w:szCs w:val="22"/>
          <w:highlight w:val="yellow"/>
        </w:rPr>
        <w:t xml:space="preserve">, </w:t>
      </w:r>
      <w:r w:rsidR="00AA1B29" w:rsidRPr="008379BA">
        <w:rPr>
          <w:i/>
          <w:iCs/>
          <w:sz w:val="22"/>
          <w:szCs w:val="22"/>
          <w:highlight w:val="yellow"/>
        </w:rPr>
        <w:t>PLXND1</w:t>
      </w:r>
      <w:r w:rsidR="00AA1B29" w:rsidRPr="008379BA">
        <w:rPr>
          <w:sz w:val="22"/>
          <w:szCs w:val="22"/>
          <w:highlight w:val="yellow"/>
        </w:rPr>
        <w:t xml:space="preserve">, and </w:t>
      </w:r>
      <w:r w:rsidR="00AA1B29" w:rsidRPr="008379BA">
        <w:rPr>
          <w:i/>
          <w:iCs/>
          <w:sz w:val="22"/>
          <w:szCs w:val="22"/>
          <w:highlight w:val="yellow"/>
        </w:rPr>
        <w:t>P4HA2</w:t>
      </w:r>
      <w:r w:rsidR="00AA1B29">
        <w:rPr>
          <w:i/>
          <w:iCs/>
          <w:sz w:val="22"/>
          <w:szCs w:val="22"/>
          <w:highlight w:val="yellow"/>
        </w:rPr>
        <w:t>I</w:t>
      </w:r>
      <w:r w:rsidR="00AA1B29">
        <w:rPr>
          <w:sz w:val="22"/>
          <w:szCs w:val="22"/>
          <w:highlight w:val="yellow"/>
        </w:rPr>
        <w:t>)</w:t>
      </w:r>
      <w:r w:rsidR="00AA1B29" w:rsidRPr="008379BA">
        <w:rPr>
          <w:sz w:val="22"/>
          <w:szCs w:val="22"/>
          <w:highlight w:val="yellow"/>
        </w:rPr>
        <w:t>, as well as stress/metabolic-associated genes</w:t>
      </w:r>
      <w:r w:rsidR="00052E40">
        <w:rPr>
          <w:sz w:val="22"/>
          <w:szCs w:val="22"/>
          <w:highlight w:val="yellow"/>
        </w:rPr>
        <w:t xml:space="preserve"> (</w:t>
      </w:r>
      <w:r w:rsidR="00AA1B29" w:rsidRPr="008379BA">
        <w:rPr>
          <w:i/>
          <w:iCs/>
          <w:sz w:val="22"/>
          <w:szCs w:val="22"/>
          <w:highlight w:val="yellow"/>
        </w:rPr>
        <w:t>FADS1</w:t>
      </w:r>
      <w:r w:rsidR="00AA1B29" w:rsidRPr="008379BA">
        <w:rPr>
          <w:sz w:val="22"/>
          <w:szCs w:val="22"/>
          <w:highlight w:val="yellow"/>
        </w:rPr>
        <w:t xml:space="preserve"> and </w:t>
      </w:r>
      <w:r w:rsidR="00AA1B29" w:rsidRPr="008379BA">
        <w:rPr>
          <w:i/>
          <w:iCs/>
          <w:sz w:val="22"/>
          <w:szCs w:val="22"/>
          <w:highlight w:val="yellow"/>
        </w:rPr>
        <w:t>AKR1C1</w:t>
      </w:r>
      <w:r w:rsidR="00052E40">
        <w:rPr>
          <w:sz w:val="22"/>
          <w:szCs w:val="22"/>
          <w:highlight w:val="yellow"/>
        </w:rPr>
        <w:t>)</w:t>
      </w:r>
      <w:r w:rsidR="00AA1B29" w:rsidRPr="008379BA">
        <w:rPr>
          <w:sz w:val="22"/>
          <w:szCs w:val="22"/>
          <w:highlight w:val="yellow"/>
        </w:rPr>
        <w:t>.</w:t>
      </w:r>
      <w:r w:rsidR="00AA1B29">
        <w:rPr>
          <w:sz w:val="22"/>
          <w:szCs w:val="22"/>
          <w:highlight w:val="yellow"/>
        </w:rPr>
        <w:t xml:space="preserve"> </w:t>
      </w:r>
      <w:r w:rsidRPr="008379BA">
        <w:rPr>
          <w:sz w:val="22"/>
          <w:szCs w:val="22"/>
          <w:highlight w:val="yellow"/>
        </w:rPr>
        <w:t>SM</w:t>
      </w:r>
      <w:r w:rsidR="003E3F23" w:rsidRPr="008379BA">
        <w:rPr>
          <w:sz w:val="22"/>
          <w:szCs w:val="22"/>
          <w:highlight w:val="yellow"/>
        </w:rPr>
        <w:t xml:space="preserve"> also</w:t>
      </w:r>
      <w:r w:rsidRPr="008379BA">
        <w:rPr>
          <w:sz w:val="22"/>
          <w:szCs w:val="22"/>
          <w:highlight w:val="yellow"/>
        </w:rPr>
        <w:t xml:space="preserve"> showed lower expression of epithelial adhesion</w:t>
      </w:r>
      <w:r w:rsidR="00391DF2">
        <w:rPr>
          <w:sz w:val="22"/>
          <w:szCs w:val="22"/>
          <w:highlight w:val="yellow"/>
        </w:rPr>
        <w:t>/</w:t>
      </w:r>
      <w:r w:rsidR="00482B82" w:rsidRPr="008379BA">
        <w:rPr>
          <w:sz w:val="22"/>
          <w:szCs w:val="22"/>
          <w:highlight w:val="yellow"/>
        </w:rPr>
        <w:t xml:space="preserve">junction- </w:t>
      </w:r>
      <w:r w:rsidRPr="008379BA">
        <w:rPr>
          <w:sz w:val="22"/>
          <w:szCs w:val="22"/>
          <w:highlight w:val="yellow"/>
        </w:rPr>
        <w:t xml:space="preserve">associated genes, including </w:t>
      </w:r>
      <w:r w:rsidRPr="008379BA">
        <w:rPr>
          <w:i/>
          <w:iCs/>
          <w:sz w:val="22"/>
          <w:szCs w:val="22"/>
          <w:highlight w:val="yellow"/>
        </w:rPr>
        <w:t>NECTIN4</w:t>
      </w:r>
      <w:r w:rsidR="00482B82" w:rsidRPr="008379BA">
        <w:rPr>
          <w:i/>
          <w:iCs/>
          <w:sz w:val="22"/>
          <w:szCs w:val="22"/>
          <w:highlight w:val="yellow"/>
        </w:rPr>
        <w:t xml:space="preserve"> </w:t>
      </w:r>
      <w:r w:rsidR="00482B82" w:rsidRPr="008379BA">
        <w:rPr>
          <w:sz w:val="22"/>
          <w:szCs w:val="22"/>
          <w:highlight w:val="yellow"/>
        </w:rPr>
        <w:t xml:space="preserve">(log2FC = </w:t>
      </w:r>
      <w:r w:rsidR="00482B82" w:rsidRPr="00B31C7C">
        <w:rPr>
          <w:sz w:val="22"/>
          <w:szCs w:val="22"/>
          <w:highlight w:val="yellow"/>
        </w:rPr>
        <w:t>−</w:t>
      </w:r>
      <w:r w:rsidR="00482B82" w:rsidRPr="008379BA">
        <w:rPr>
          <w:sz w:val="22"/>
          <w:szCs w:val="22"/>
          <w:highlight w:val="yellow"/>
        </w:rPr>
        <w:t>2.9),</w:t>
      </w:r>
      <w:r w:rsidRPr="008379BA">
        <w:rPr>
          <w:sz w:val="22"/>
          <w:szCs w:val="22"/>
          <w:highlight w:val="yellow"/>
        </w:rPr>
        <w:t xml:space="preserve"> </w:t>
      </w:r>
      <w:r w:rsidRPr="008379BA">
        <w:rPr>
          <w:i/>
          <w:iCs/>
          <w:sz w:val="22"/>
          <w:szCs w:val="22"/>
          <w:highlight w:val="yellow"/>
        </w:rPr>
        <w:t>CEACAM1</w:t>
      </w:r>
      <w:r w:rsidR="00A55940" w:rsidRPr="008379BA">
        <w:rPr>
          <w:i/>
          <w:iCs/>
          <w:sz w:val="22"/>
          <w:szCs w:val="22"/>
          <w:highlight w:val="yellow"/>
        </w:rPr>
        <w:t xml:space="preserve"> </w:t>
      </w:r>
      <w:r w:rsidR="00A55940" w:rsidRPr="008379BA">
        <w:rPr>
          <w:sz w:val="22"/>
          <w:szCs w:val="22"/>
          <w:highlight w:val="yellow"/>
        </w:rPr>
        <w:t xml:space="preserve">(log2FC = </w:t>
      </w:r>
      <w:r w:rsidR="00A55940" w:rsidRPr="00B31C7C">
        <w:rPr>
          <w:sz w:val="22"/>
          <w:szCs w:val="22"/>
          <w:highlight w:val="yellow"/>
        </w:rPr>
        <w:t>−</w:t>
      </w:r>
      <w:r w:rsidR="00A55940" w:rsidRPr="008379BA">
        <w:rPr>
          <w:sz w:val="22"/>
          <w:szCs w:val="22"/>
          <w:highlight w:val="yellow"/>
        </w:rPr>
        <w:t>3.0)</w:t>
      </w:r>
      <w:r w:rsidRPr="008379BA">
        <w:rPr>
          <w:sz w:val="22"/>
          <w:szCs w:val="22"/>
          <w:highlight w:val="yellow"/>
        </w:rPr>
        <w:t xml:space="preserve">, </w:t>
      </w:r>
      <w:r w:rsidRPr="008379BA">
        <w:rPr>
          <w:i/>
          <w:iCs/>
          <w:sz w:val="22"/>
          <w:szCs w:val="22"/>
          <w:highlight w:val="yellow"/>
        </w:rPr>
        <w:t>CGN</w:t>
      </w:r>
      <w:r w:rsidRPr="008379BA">
        <w:rPr>
          <w:sz w:val="22"/>
          <w:szCs w:val="22"/>
          <w:highlight w:val="yellow"/>
        </w:rPr>
        <w:t xml:space="preserve">, </w:t>
      </w:r>
      <w:r w:rsidRPr="008379BA">
        <w:rPr>
          <w:i/>
          <w:iCs/>
          <w:sz w:val="22"/>
          <w:szCs w:val="22"/>
          <w:highlight w:val="yellow"/>
        </w:rPr>
        <w:t>LSR</w:t>
      </w:r>
      <w:r w:rsidRPr="00391DF2">
        <w:rPr>
          <w:sz w:val="22"/>
          <w:szCs w:val="22"/>
          <w:highlight w:val="yellow"/>
        </w:rPr>
        <w:t xml:space="preserve">, </w:t>
      </w:r>
      <w:r w:rsidR="00391DF2" w:rsidRPr="00391DF2">
        <w:rPr>
          <w:i/>
          <w:iCs/>
          <w:sz w:val="22"/>
          <w:szCs w:val="22"/>
          <w:highlight w:val="yellow"/>
        </w:rPr>
        <w:t>CXADR</w:t>
      </w:r>
      <w:r w:rsidR="00391DF2" w:rsidRPr="00391DF2">
        <w:rPr>
          <w:sz w:val="22"/>
          <w:szCs w:val="22"/>
          <w:highlight w:val="yellow"/>
        </w:rPr>
        <w:t>,</w:t>
      </w:r>
      <w:r w:rsidR="00391DF2" w:rsidRPr="00793D06">
        <w:rPr>
          <w:sz w:val="22"/>
          <w:szCs w:val="22"/>
        </w:rPr>
        <w:t xml:space="preserve"> </w:t>
      </w:r>
      <w:r w:rsidRPr="008379BA">
        <w:rPr>
          <w:sz w:val="22"/>
          <w:szCs w:val="22"/>
          <w:highlight w:val="yellow"/>
        </w:rPr>
        <w:t xml:space="preserve">and </w:t>
      </w:r>
      <w:r w:rsidRPr="008379BA">
        <w:rPr>
          <w:i/>
          <w:iCs/>
          <w:sz w:val="22"/>
          <w:szCs w:val="22"/>
          <w:highlight w:val="yellow"/>
        </w:rPr>
        <w:t>PATJ</w:t>
      </w:r>
      <w:r w:rsidRPr="008379BA">
        <w:rPr>
          <w:sz w:val="22"/>
          <w:szCs w:val="22"/>
          <w:highlight w:val="yellow"/>
        </w:rPr>
        <w:t xml:space="preserve">, as well as </w:t>
      </w:r>
      <w:r w:rsidR="00A55940" w:rsidRPr="008379BA">
        <w:rPr>
          <w:sz w:val="22"/>
          <w:szCs w:val="22"/>
          <w:highlight w:val="yellow"/>
        </w:rPr>
        <w:t xml:space="preserve">the </w:t>
      </w:r>
      <w:r w:rsidRPr="008379BA">
        <w:rPr>
          <w:sz w:val="22"/>
          <w:szCs w:val="22"/>
          <w:highlight w:val="yellow"/>
        </w:rPr>
        <w:t>epithelial remodeling-associated gene</w:t>
      </w:r>
      <w:r w:rsidR="00391DF2">
        <w:rPr>
          <w:sz w:val="22"/>
          <w:szCs w:val="22"/>
          <w:highlight w:val="yellow"/>
        </w:rPr>
        <w:t xml:space="preserve"> </w:t>
      </w:r>
      <w:r w:rsidRPr="008379BA">
        <w:rPr>
          <w:i/>
          <w:iCs/>
          <w:sz w:val="22"/>
          <w:szCs w:val="22"/>
          <w:highlight w:val="yellow"/>
        </w:rPr>
        <w:t>TMPRSS2</w:t>
      </w:r>
      <w:r w:rsidR="003E3F23" w:rsidRPr="008379BA">
        <w:rPr>
          <w:sz w:val="22"/>
          <w:szCs w:val="22"/>
          <w:highlight w:val="yellow"/>
        </w:rPr>
        <w:t>.</w:t>
      </w:r>
      <w:r w:rsidRPr="008379BA">
        <w:rPr>
          <w:sz w:val="22"/>
          <w:szCs w:val="22"/>
          <w:highlight w:val="yellow"/>
        </w:rPr>
        <w:t xml:space="preserve"> </w:t>
      </w:r>
    </w:p>
    <w:p w14:paraId="294D2E0D" w14:textId="307C4267" w:rsidR="001F7368" w:rsidRDefault="007D6AF7" w:rsidP="004F4254">
      <w:pPr>
        <w:spacing w:line="360" w:lineRule="auto"/>
        <w:ind w:firstLine="720"/>
        <w:jc w:val="both"/>
        <w:rPr>
          <w:sz w:val="22"/>
          <w:szCs w:val="22"/>
        </w:rPr>
      </w:pPr>
      <w:r w:rsidRPr="00886A26">
        <w:rPr>
          <w:sz w:val="22"/>
          <w:szCs w:val="22"/>
        </w:rPr>
        <w:t xml:space="preserve">On pathway analysis, </w:t>
      </w:r>
      <w:r w:rsidR="007707FA" w:rsidRPr="007707FA">
        <w:rPr>
          <w:sz w:val="22"/>
          <w:szCs w:val="22"/>
        </w:rPr>
        <w:t xml:space="preserve">SM </w:t>
      </w:r>
      <w:r w:rsidR="00943495" w:rsidRPr="00943495">
        <w:rPr>
          <w:sz w:val="22"/>
          <w:szCs w:val="22"/>
          <w:highlight w:val="yellow"/>
        </w:rPr>
        <w:t>was associated with</w:t>
      </w:r>
      <w:r w:rsidR="007707FA" w:rsidRPr="007707FA">
        <w:rPr>
          <w:sz w:val="22"/>
          <w:szCs w:val="22"/>
        </w:rPr>
        <w:t xml:space="preserve"> reduced epithelial differentiation/adhesion and fatty acid metabolic activity, along with increased </w:t>
      </w:r>
      <w:r w:rsidR="0088682D">
        <w:rPr>
          <w:sz w:val="22"/>
          <w:szCs w:val="22"/>
        </w:rPr>
        <w:t>ECM remodeling</w:t>
      </w:r>
      <w:r w:rsidR="007707FA" w:rsidRPr="007707FA">
        <w:rPr>
          <w:sz w:val="22"/>
          <w:szCs w:val="22"/>
        </w:rPr>
        <w:t>, compared with CIUC</w:t>
      </w:r>
      <w:r w:rsidR="00004721">
        <w:rPr>
          <w:sz w:val="22"/>
          <w:szCs w:val="22"/>
        </w:rPr>
        <w:t xml:space="preserve"> (Fig. 3C</w:t>
      </w:r>
      <w:r w:rsidR="0088682D" w:rsidRPr="0088682D">
        <w:rPr>
          <w:sz w:val="22"/>
          <w:szCs w:val="22"/>
          <w:highlight w:val="yellow"/>
        </w:rPr>
        <w:t>, Fig. 6C</w:t>
      </w:r>
      <w:r w:rsidR="00004721">
        <w:rPr>
          <w:sz w:val="22"/>
          <w:szCs w:val="22"/>
        </w:rPr>
        <w:t>)</w:t>
      </w:r>
      <w:r w:rsidR="007707FA" w:rsidRPr="007707FA">
        <w:rPr>
          <w:sz w:val="22"/>
          <w:szCs w:val="22"/>
        </w:rPr>
        <w:t xml:space="preserve"> and PUC</w:t>
      </w:r>
      <w:r w:rsidR="00004721">
        <w:rPr>
          <w:sz w:val="22"/>
          <w:szCs w:val="22"/>
        </w:rPr>
        <w:t xml:space="preserve"> (Fig</w:t>
      </w:r>
      <w:r w:rsidR="00806B8C">
        <w:rPr>
          <w:sz w:val="22"/>
          <w:szCs w:val="22"/>
        </w:rPr>
        <w:t>.</w:t>
      </w:r>
      <w:r w:rsidR="00004721">
        <w:rPr>
          <w:sz w:val="22"/>
          <w:szCs w:val="22"/>
        </w:rPr>
        <w:t xml:space="preserve"> 4C</w:t>
      </w:r>
      <w:r w:rsidR="00E41C77" w:rsidRPr="00E41C77">
        <w:rPr>
          <w:sz w:val="22"/>
          <w:szCs w:val="22"/>
          <w:highlight w:val="yellow"/>
        </w:rPr>
        <w:t>, Fig. 6F</w:t>
      </w:r>
      <w:r w:rsidR="00004721" w:rsidRPr="00561A5F">
        <w:rPr>
          <w:sz w:val="22"/>
          <w:szCs w:val="22"/>
          <w:highlight w:val="yellow"/>
        </w:rPr>
        <w:t>)</w:t>
      </w:r>
      <w:r w:rsidR="00561A5F" w:rsidRPr="00561A5F">
        <w:rPr>
          <w:sz w:val="22"/>
          <w:szCs w:val="22"/>
          <w:highlight w:val="yellow"/>
        </w:rPr>
        <w:t xml:space="preserve">, </w:t>
      </w:r>
      <w:r w:rsidR="00561A5F">
        <w:rPr>
          <w:sz w:val="22"/>
          <w:szCs w:val="22"/>
          <w:highlight w:val="yellow"/>
        </w:rPr>
        <w:t xml:space="preserve">MP </w:t>
      </w:r>
      <w:r w:rsidR="00561A5F" w:rsidRPr="004F4254">
        <w:rPr>
          <w:sz w:val="22"/>
          <w:szCs w:val="22"/>
          <w:highlight w:val="yellow"/>
        </w:rPr>
        <w:t>(Fig. 5B</w:t>
      </w:r>
      <w:r w:rsidR="00561A5F">
        <w:rPr>
          <w:sz w:val="22"/>
          <w:szCs w:val="22"/>
          <w:highlight w:val="yellow"/>
        </w:rPr>
        <w:t>, 6H</w:t>
      </w:r>
      <w:r w:rsidR="00561A5F" w:rsidRPr="004F4254">
        <w:rPr>
          <w:sz w:val="22"/>
          <w:szCs w:val="22"/>
          <w:highlight w:val="yellow"/>
        </w:rPr>
        <w:t>)</w:t>
      </w:r>
      <w:r w:rsidR="00561A5F">
        <w:rPr>
          <w:sz w:val="22"/>
          <w:szCs w:val="22"/>
          <w:highlight w:val="yellow"/>
        </w:rPr>
        <w:t xml:space="preserve">, </w:t>
      </w:r>
      <w:r w:rsidR="00561A5F" w:rsidRPr="00561A5F">
        <w:rPr>
          <w:sz w:val="22"/>
          <w:szCs w:val="22"/>
          <w:highlight w:val="yellow"/>
        </w:rPr>
        <w:t>and PC (Fig. 5C, 6I)</w:t>
      </w:r>
      <w:r w:rsidR="007707FA" w:rsidRPr="00561A5F">
        <w:rPr>
          <w:sz w:val="22"/>
          <w:szCs w:val="22"/>
          <w:highlight w:val="yellow"/>
        </w:rPr>
        <w:t>.</w:t>
      </w:r>
      <w:r w:rsidR="007707FA" w:rsidRPr="007707FA">
        <w:rPr>
          <w:sz w:val="22"/>
          <w:szCs w:val="22"/>
        </w:rPr>
        <w:t xml:space="preserve"> SM additionally showed</w:t>
      </w:r>
      <w:r w:rsidR="00943495">
        <w:rPr>
          <w:sz w:val="22"/>
          <w:szCs w:val="22"/>
        </w:rPr>
        <w:t xml:space="preserve"> </w:t>
      </w:r>
      <w:r w:rsidR="00943495" w:rsidRPr="00943495">
        <w:rPr>
          <w:sz w:val="22"/>
          <w:szCs w:val="22"/>
          <w:highlight w:val="yellow"/>
        </w:rPr>
        <w:t>relative</w:t>
      </w:r>
      <w:r w:rsidR="007707FA" w:rsidRPr="007707FA">
        <w:rPr>
          <w:sz w:val="22"/>
          <w:szCs w:val="22"/>
        </w:rPr>
        <w:t xml:space="preserve"> enrichment of </w:t>
      </w:r>
      <w:bookmarkStart w:id="64" w:name="_Hlk231761904"/>
      <w:r w:rsidR="0088682D">
        <w:rPr>
          <w:sz w:val="22"/>
          <w:szCs w:val="22"/>
        </w:rPr>
        <w:t>RHO GTPase</w:t>
      </w:r>
      <w:r w:rsidR="007707FA" w:rsidRPr="007707FA">
        <w:rPr>
          <w:sz w:val="22"/>
          <w:szCs w:val="22"/>
        </w:rPr>
        <w:t xml:space="preserve"> </w:t>
      </w:r>
      <w:bookmarkEnd w:id="64"/>
      <w:r w:rsidR="007707FA" w:rsidRPr="007707FA">
        <w:rPr>
          <w:sz w:val="22"/>
          <w:szCs w:val="22"/>
        </w:rPr>
        <w:t>signaling and proliferative activity</w:t>
      </w:r>
      <w:r w:rsidR="00081543" w:rsidRPr="00081543">
        <w:rPr>
          <w:sz w:val="22"/>
          <w:szCs w:val="22"/>
        </w:rPr>
        <w:t xml:space="preserve"> </w:t>
      </w:r>
      <w:r w:rsidR="00081543">
        <w:rPr>
          <w:sz w:val="22"/>
          <w:szCs w:val="22"/>
        </w:rPr>
        <w:t>r</w:t>
      </w:r>
      <w:r w:rsidR="00081543" w:rsidRPr="007707FA">
        <w:rPr>
          <w:sz w:val="22"/>
          <w:szCs w:val="22"/>
        </w:rPr>
        <w:t>elative to CIUC</w:t>
      </w:r>
      <w:r w:rsidR="007707FA" w:rsidRPr="007707FA">
        <w:rPr>
          <w:sz w:val="22"/>
          <w:szCs w:val="22"/>
        </w:rPr>
        <w:t xml:space="preserve">, whereas compared with PUC it </w:t>
      </w:r>
      <w:r w:rsidR="001573E7" w:rsidRPr="001573E7">
        <w:rPr>
          <w:sz w:val="22"/>
          <w:szCs w:val="22"/>
          <w:highlight w:val="yellow"/>
        </w:rPr>
        <w:t xml:space="preserve">appeared to </w:t>
      </w:r>
      <w:r w:rsidR="007707FA" w:rsidRPr="001573E7">
        <w:rPr>
          <w:sz w:val="22"/>
          <w:szCs w:val="22"/>
          <w:highlight w:val="yellow"/>
        </w:rPr>
        <w:t>demonstrate</w:t>
      </w:r>
      <w:r w:rsidR="007707FA" w:rsidRPr="007707FA">
        <w:rPr>
          <w:sz w:val="22"/>
          <w:szCs w:val="22"/>
        </w:rPr>
        <w:t xml:space="preserve"> increased IGF/IGFBP axis activity and protein synthesis capacity.</w:t>
      </w:r>
      <w:r w:rsidR="007D52A3">
        <w:rPr>
          <w:sz w:val="22"/>
          <w:szCs w:val="22"/>
        </w:rPr>
        <w:t xml:space="preserve"> </w:t>
      </w:r>
    </w:p>
    <w:p w14:paraId="100E8263" w14:textId="77777777" w:rsidR="004F4254" w:rsidRDefault="004F4254" w:rsidP="004F4254">
      <w:pPr>
        <w:spacing w:line="360" w:lineRule="auto"/>
        <w:ind w:firstLine="720"/>
        <w:jc w:val="both"/>
        <w:rPr>
          <w:sz w:val="22"/>
          <w:szCs w:val="22"/>
        </w:rPr>
      </w:pPr>
    </w:p>
    <w:p w14:paraId="457302D1" w14:textId="13A82DBB" w:rsidR="0085287C" w:rsidRDefault="0085287C" w:rsidP="00C952FE">
      <w:pPr>
        <w:autoSpaceDE w:val="0"/>
        <w:autoSpaceDN w:val="0"/>
        <w:adjustRightInd w:val="0"/>
        <w:spacing w:line="360" w:lineRule="auto"/>
        <w:jc w:val="both"/>
        <w:rPr>
          <w:b/>
          <w:bCs/>
          <w:sz w:val="22"/>
          <w:szCs w:val="22"/>
          <w:lang w:eastAsia="zh-CN"/>
        </w:rPr>
      </w:pPr>
      <w:r w:rsidRPr="003B71B0">
        <w:rPr>
          <w:b/>
          <w:bCs/>
          <w:sz w:val="22"/>
          <w:szCs w:val="22"/>
          <w:lang w:eastAsia="zh-CN"/>
        </w:rPr>
        <w:t>Discussion</w:t>
      </w:r>
    </w:p>
    <w:p w14:paraId="14AA6967" w14:textId="47547C1B" w:rsidR="00A10BDF" w:rsidRPr="00A10BDF" w:rsidRDefault="00A10BDF" w:rsidP="00A10BDF">
      <w:pPr>
        <w:autoSpaceDE w:val="0"/>
        <w:autoSpaceDN w:val="0"/>
        <w:adjustRightInd w:val="0"/>
        <w:spacing w:line="360" w:lineRule="auto"/>
        <w:ind w:firstLine="720"/>
        <w:jc w:val="both"/>
        <w:rPr>
          <w:sz w:val="22"/>
          <w:szCs w:val="22"/>
        </w:rPr>
      </w:pPr>
      <w:r w:rsidRPr="00A10BDF">
        <w:rPr>
          <w:sz w:val="22"/>
          <w:szCs w:val="22"/>
          <w:highlight w:val="yellow"/>
        </w:rPr>
        <w:t xml:space="preserve">In this study, we demonstrated that adjacent histological components within the same tumor frequently corresponded to different consensus molecular classes. ST analysis further showed that MP, PC, and SM exhibited distinct </w:t>
      </w:r>
      <w:r w:rsidR="00FB287A">
        <w:rPr>
          <w:rFonts w:eastAsia="Times New Roman"/>
          <w:sz w:val="22"/>
          <w:szCs w:val="22"/>
          <w:highlight w:val="yellow"/>
        </w:rPr>
        <w:t>transcriptomic</w:t>
      </w:r>
      <w:r w:rsidR="00FB287A" w:rsidRPr="008271B1">
        <w:rPr>
          <w:rFonts w:eastAsia="Times New Roman"/>
          <w:sz w:val="22"/>
          <w:szCs w:val="22"/>
          <w:highlight w:val="yellow"/>
        </w:rPr>
        <w:t xml:space="preserve"> </w:t>
      </w:r>
      <w:r w:rsidRPr="00A10BDF">
        <w:rPr>
          <w:sz w:val="22"/>
          <w:szCs w:val="22"/>
          <w:highlight w:val="yellow"/>
        </w:rPr>
        <w:t>profiles, with PC appearing to demonstrate an intermediate phenotype between MP and SM.</w:t>
      </w:r>
    </w:p>
    <w:p w14:paraId="070B4A05" w14:textId="5B5DD974" w:rsidR="00F4470B" w:rsidRDefault="00F4470B" w:rsidP="00F4470B">
      <w:pPr>
        <w:autoSpaceDE w:val="0"/>
        <w:autoSpaceDN w:val="0"/>
        <w:adjustRightInd w:val="0"/>
        <w:spacing w:line="360" w:lineRule="auto"/>
        <w:ind w:firstLine="720"/>
        <w:jc w:val="both"/>
        <w:rPr>
          <w:sz w:val="22"/>
          <w:szCs w:val="22"/>
        </w:rPr>
      </w:pPr>
      <w:r w:rsidRPr="00F4470B">
        <w:rPr>
          <w:sz w:val="22"/>
          <w:szCs w:val="22"/>
          <w:highlight w:val="yellow"/>
        </w:rPr>
        <w:t xml:space="preserve">Our findings are largely consistent with prior molecular studies of UC histologic subtypes. MP demonstrated a predominantly luminal transcriptional program with enrichment of urothelial differentiation markers and relative suppression of basal/squamous genes, consistent with prior studies showing that MP is almost exclusively luminal, with suppression of </w:t>
      </w:r>
      <w:r w:rsidRPr="00F4470B">
        <w:rPr>
          <w:i/>
          <w:iCs/>
          <w:sz w:val="22"/>
          <w:szCs w:val="22"/>
          <w:highlight w:val="yellow"/>
        </w:rPr>
        <w:t>TP63</w:t>
      </w:r>
      <w:r w:rsidRPr="00F4470B">
        <w:rPr>
          <w:sz w:val="22"/>
          <w:szCs w:val="22"/>
          <w:highlight w:val="yellow"/>
        </w:rPr>
        <w:t xml:space="preserve"> target genes,</w:t>
      </w:r>
      <w:r w:rsidRPr="00F4470B">
        <w:rPr>
          <w:sz w:val="22"/>
          <w:szCs w:val="22"/>
          <w:highlight w:val="yellow"/>
        </w:rPr>
        <w:fldChar w:fldCharType="begin">
          <w:fldData xml:space="preserve">PEVuZE5vdGU+PENpdGU+PEF1dGhvcj5HdW88L0F1dGhvcj48WWVhcj4yMDE2PC9ZZWFyPjxSZWNO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PEVuZE5vdGU+PENpdGU+PEF1dGhvcj5HdW88L0F1dGhvcj48WWVhcj4yMDE2PC9ZZWFyPjxSZWNO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F4470B">
        <w:rPr>
          <w:sz w:val="22"/>
          <w:szCs w:val="22"/>
          <w:highlight w:val="yellow"/>
        </w:rPr>
      </w:r>
      <w:r w:rsidRPr="00F4470B">
        <w:rPr>
          <w:sz w:val="22"/>
          <w:szCs w:val="22"/>
          <w:highlight w:val="yellow"/>
        </w:rPr>
        <w:fldChar w:fldCharType="separate"/>
      </w:r>
      <w:r w:rsidR="00DC2143" w:rsidRPr="00DC2143">
        <w:rPr>
          <w:noProof/>
          <w:sz w:val="22"/>
          <w:szCs w:val="22"/>
          <w:highlight w:val="yellow"/>
          <w:vertAlign w:val="superscript"/>
        </w:rPr>
        <w:t>14</w:t>
      </w:r>
      <w:r w:rsidRPr="00F4470B">
        <w:rPr>
          <w:sz w:val="22"/>
          <w:szCs w:val="22"/>
          <w:highlight w:val="yellow"/>
        </w:rPr>
        <w:fldChar w:fldCharType="end"/>
      </w:r>
      <w:r w:rsidRPr="00F4470B">
        <w:rPr>
          <w:sz w:val="22"/>
          <w:szCs w:val="22"/>
          <w:highlight w:val="yellow"/>
        </w:rPr>
        <w:t xml:space="preserve"> as well as relative enrichment of </w:t>
      </w:r>
      <w:r w:rsidRPr="00F4470B">
        <w:rPr>
          <w:i/>
          <w:iCs/>
          <w:sz w:val="22"/>
          <w:szCs w:val="22"/>
          <w:highlight w:val="yellow"/>
        </w:rPr>
        <w:t>ERBB2</w:t>
      </w:r>
      <w:r w:rsidRPr="00F4470B">
        <w:rPr>
          <w:sz w:val="22"/>
          <w:szCs w:val="22"/>
          <w:highlight w:val="yellow"/>
        </w:rPr>
        <w:t xml:space="preserve"> expression.</w:t>
      </w:r>
      <w:r w:rsidRPr="00F4470B">
        <w:rPr>
          <w:sz w:val="22"/>
          <w:szCs w:val="22"/>
          <w:highlight w:val="yellow"/>
        </w:rPr>
        <w:fldChar w:fldCharType="begin">
          <w:fldData xml:space="preserve">PEVuZE5vdGU+PENpdGU+PEF1dGhvcj5aaW5uYWxsPC9BdXRob3I+PFllYXI+MjAxODwvWWVhcj48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PEVuZE5vdGU+PENpdGU+PEF1dGhvcj5aaW5uYWxsPC9BdXRob3I+PFllYXI+MjAxODwvWWVhcj48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F4470B">
        <w:rPr>
          <w:sz w:val="22"/>
          <w:szCs w:val="22"/>
          <w:highlight w:val="yellow"/>
        </w:rPr>
      </w:r>
      <w:r w:rsidRPr="00F4470B">
        <w:rPr>
          <w:sz w:val="22"/>
          <w:szCs w:val="22"/>
          <w:highlight w:val="yellow"/>
        </w:rPr>
        <w:fldChar w:fldCharType="separate"/>
      </w:r>
      <w:r w:rsidR="00DC2143" w:rsidRPr="00DC2143">
        <w:rPr>
          <w:noProof/>
          <w:sz w:val="22"/>
          <w:szCs w:val="22"/>
          <w:highlight w:val="yellow"/>
          <w:vertAlign w:val="superscript"/>
        </w:rPr>
        <w:t>15</w:t>
      </w:r>
      <w:r w:rsidRPr="00F4470B">
        <w:rPr>
          <w:sz w:val="22"/>
          <w:szCs w:val="22"/>
          <w:highlight w:val="yellow"/>
        </w:rPr>
        <w:fldChar w:fldCharType="end"/>
      </w:r>
      <w:r w:rsidRPr="00F4470B">
        <w:rPr>
          <w:sz w:val="22"/>
          <w:szCs w:val="22"/>
          <w:highlight w:val="yellow"/>
        </w:rPr>
        <w:t xml:space="preserve"> Likewise, the mesenchymal/stromal transcriptional program observed in SM, characterized by increased expression of ECM-, stromal-, and cytoskeletal remodeling-associated genes and reduced expression of epithelial adhesion markers, is consistent with previous transcriptomic studies demonstrating enrichment of basal/squamous and stroma-rich signatures and activation of epithelial-mesenchymal transition (EMT)-related pathways in SM.</w:t>
      </w:r>
      <w:r w:rsidRPr="00F4470B">
        <w:rPr>
          <w:sz w:val="22"/>
          <w:szCs w:val="22"/>
          <w:highlight w:val="yellow"/>
        </w:rPr>
        <w:fldChar w:fldCharType="begin">
          <w:fldData xml:space="preserve">PEVuZE5vdGU+PENpdGU+PEF1dGhvcj5HZW5pdHNjaDwvQXV0aG9yPjxZZWFyPjIwMTk8L1llYXI+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PEVuZE5vdGU+PENpdGU+PEF1dGhvcj5HZW5pdHNjaDwvQXV0aG9yPjxZZWFyPjIwMTk8L1llYXI+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F4470B">
        <w:rPr>
          <w:sz w:val="22"/>
          <w:szCs w:val="22"/>
          <w:highlight w:val="yellow"/>
        </w:rPr>
      </w:r>
      <w:r w:rsidRPr="00F4470B">
        <w:rPr>
          <w:sz w:val="22"/>
          <w:szCs w:val="22"/>
          <w:highlight w:val="yellow"/>
        </w:rPr>
        <w:fldChar w:fldCharType="separate"/>
      </w:r>
      <w:r w:rsidR="00DC2143" w:rsidRPr="00DC2143">
        <w:rPr>
          <w:noProof/>
          <w:sz w:val="22"/>
          <w:szCs w:val="22"/>
          <w:highlight w:val="yellow"/>
          <w:vertAlign w:val="superscript"/>
        </w:rPr>
        <w:t>16</w:t>
      </w:r>
      <w:r w:rsidRPr="00F4470B">
        <w:rPr>
          <w:sz w:val="22"/>
          <w:szCs w:val="22"/>
          <w:highlight w:val="yellow"/>
        </w:rPr>
        <w:fldChar w:fldCharType="end"/>
      </w:r>
      <w:r w:rsidRPr="00F4470B">
        <w:rPr>
          <w:sz w:val="22"/>
          <w:szCs w:val="22"/>
          <w:highlight w:val="yellow"/>
        </w:rPr>
        <w:t xml:space="preserve"> A notable finding of the current study was that PC appeared to demonstrate an intermediate phenotype between MP and SM, with partial preservation of epithelial differentiation and secretory programs accompanied by reduced adhesion and increased stromal-</w:t>
      </w:r>
      <w:r w:rsidRPr="00F4470B">
        <w:rPr>
          <w:sz w:val="22"/>
          <w:szCs w:val="22"/>
          <w:highlight w:val="yellow"/>
        </w:rPr>
        <w:lastRenderedPageBreak/>
        <w:t>associated features. While prior studies have described the molecular landscape of PC, including alterations affecting cell adhesion pathways,</w:t>
      </w:r>
      <w:r w:rsidRPr="00F4470B">
        <w:rPr>
          <w:sz w:val="22"/>
          <w:szCs w:val="22"/>
          <w:highlight w:val="yellow"/>
        </w:rPr>
        <w:fldChar w:fldCharType="begin">
          <w:fldData xml:space="preserve">PEVuZE5vdGU+PENpdGU+PEF1dGhvcj5XZWlzczwvQXV0aG9yPjxZZWFyPjIwMjM8L1llYXI+PFJl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PEVuZE5vdGU+PENpdGU+PEF1dGhvcj5XZWlzczwvQXV0aG9yPjxZZWFyPjIwMjM8L1llYXI+PFJl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F4470B">
        <w:rPr>
          <w:sz w:val="22"/>
          <w:szCs w:val="22"/>
          <w:highlight w:val="yellow"/>
        </w:rPr>
      </w:r>
      <w:r w:rsidRPr="00F4470B">
        <w:rPr>
          <w:sz w:val="22"/>
          <w:szCs w:val="22"/>
          <w:highlight w:val="yellow"/>
        </w:rPr>
        <w:fldChar w:fldCharType="separate"/>
      </w:r>
      <w:r w:rsidR="00DC2143" w:rsidRPr="00DC2143">
        <w:rPr>
          <w:noProof/>
          <w:sz w:val="22"/>
          <w:szCs w:val="22"/>
          <w:highlight w:val="yellow"/>
          <w:vertAlign w:val="superscript"/>
        </w:rPr>
        <w:t>17</w:t>
      </w:r>
      <w:r w:rsidRPr="00F4470B">
        <w:rPr>
          <w:sz w:val="22"/>
          <w:szCs w:val="22"/>
          <w:highlight w:val="yellow"/>
        </w:rPr>
        <w:fldChar w:fldCharType="end"/>
      </w:r>
      <w:r w:rsidRPr="00F4470B">
        <w:rPr>
          <w:sz w:val="22"/>
          <w:szCs w:val="22"/>
          <w:highlight w:val="yellow"/>
        </w:rPr>
        <w:t xml:space="preserve"> direct transcriptomic comparisons among MP, PC, and SM have been limited. </w:t>
      </w:r>
      <w:r w:rsidR="00BC030F" w:rsidRPr="00BC030F">
        <w:rPr>
          <w:sz w:val="22"/>
          <w:szCs w:val="22"/>
          <w:highlight w:val="yellow"/>
        </w:rPr>
        <w:t>In addition, although a recent review using a simplified three-tier molecular classification system (basal, luminal, and double-negative) classified all PC tumors as luminal,</w:t>
      </w:r>
      <w:r w:rsidR="00BC030F" w:rsidRPr="00BC030F">
        <w:rPr>
          <w:sz w:val="22"/>
          <w:szCs w:val="22"/>
          <w:highlight w:val="yellow"/>
        </w:rPr>
        <w:fldChar w:fldCharType="begin">
          <w:fldData xml:space="preserve">PEVuZE5vdGU+PENpdGU+PEF1dGhvcj5HdW88L0F1dGhvcj48WWVhcj4yMDI0PC9ZZWFyPjxSZWNO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PEVuZE5vdGU+PENpdGU+PEF1dGhvcj5HdW88L0F1dGhvcj48WWVhcj4yMDI0PC9ZZWFyPjxSZWNO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00BC030F" w:rsidRPr="00BC030F">
        <w:rPr>
          <w:sz w:val="22"/>
          <w:szCs w:val="22"/>
          <w:highlight w:val="yellow"/>
        </w:rPr>
      </w:r>
      <w:r w:rsidR="00BC030F" w:rsidRPr="00BC030F">
        <w:rPr>
          <w:sz w:val="22"/>
          <w:szCs w:val="22"/>
          <w:highlight w:val="yellow"/>
        </w:rPr>
        <w:fldChar w:fldCharType="separate"/>
      </w:r>
      <w:r w:rsidR="00DC2143" w:rsidRPr="00DC2143">
        <w:rPr>
          <w:noProof/>
          <w:sz w:val="22"/>
          <w:szCs w:val="22"/>
          <w:highlight w:val="yellow"/>
          <w:vertAlign w:val="superscript"/>
        </w:rPr>
        <w:t>18</w:t>
      </w:r>
      <w:r w:rsidR="00BC030F" w:rsidRPr="00BC030F">
        <w:rPr>
          <w:sz w:val="22"/>
          <w:szCs w:val="22"/>
          <w:highlight w:val="yellow"/>
        </w:rPr>
        <w:fldChar w:fldCharType="end"/>
      </w:r>
      <w:r w:rsidR="00BC030F" w:rsidRPr="00BC030F">
        <w:rPr>
          <w:sz w:val="22"/>
          <w:szCs w:val="22"/>
          <w:highlight w:val="yellow"/>
        </w:rPr>
        <w:t xml:space="preserve"> the consensus molecular classification of PC has not been well characterized. </w:t>
      </w:r>
      <w:r w:rsidRPr="00F4470B">
        <w:rPr>
          <w:sz w:val="22"/>
          <w:szCs w:val="22"/>
          <w:highlight w:val="yellow"/>
        </w:rPr>
        <w:t>The spatially resolved approach used here further demonstrated that adjacent histologic components within the same tumor frequently corresponded to distinct consensus molecular classes, supporting the presence of histology-specific molecular programs within individual tumors.</w:t>
      </w:r>
    </w:p>
    <w:p w14:paraId="23CD63B9" w14:textId="72A353B3" w:rsidR="005D3765" w:rsidRDefault="005D3765" w:rsidP="00086E13">
      <w:pPr>
        <w:autoSpaceDE w:val="0"/>
        <w:autoSpaceDN w:val="0"/>
        <w:adjustRightInd w:val="0"/>
        <w:spacing w:line="360" w:lineRule="auto"/>
        <w:ind w:firstLine="720"/>
        <w:jc w:val="both"/>
        <w:rPr>
          <w:sz w:val="22"/>
          <w:szCs w:val="22"/>
        </w:rPr>
      </w:pPr>
      <w:r w:rsidRPr="00A213DA">
        <w:rPr>
          <w:sz w:val="22"/>
          <w:szCs w:val="22"/>
          <w:highlight w:val="yellow"/>
        </w:rPr>
        <w:t>The observed transcriptomic programs m</w:t>
      </w:r>
      <w:r w:rsidR="001247CD" w:rsidRPr="00A213DA">
        <w:rPr>
          <w:sz w:val="22"/>
          <w:szCs w:val="22"/>
          <w:highlight w:val="yellow"/>
        </w:rPr>
        <w:t>ight</w:t>
      </w:r>
      <w:r w:rsidRPr="00A213DA">
        <w:rPr>
          <w:sz w:val="22"/>
          <w:szCs w:val="22"/>
          <w:highlight w:val="yellow"/>
        </w:rPr>
        <w:t xml:space="preserve"> have potential therapeutic implications. Relative enrichment of </w:t>
      </w:r>
      <w:r w:rsidRPr="00A213DA">
        <w:rPr>
          <w:i/>
          <w:iCs/>
          <w:sz w:val="22"/>
          <w:szCs w:val="22"/>
          <w:highlight w:val="yellow"/>
        </w:rPr>
        <w:t>ERBB2</w:t>
      </w:r>
      <w:r w:rsidRPr="00A213DA">
        <w:rPr>
          <w:sz w:val="22"/>
          <w:szCs w:val="22"/>
          <w:highlight w:val="yellow"/>
        </w:rPr>
        <w:t xml:space="preserve"> expression in MP may suggest increased sensitivity to HER2-targeted therapies.</w:t>
      </w:r>
      <w:r w:rsidR="001247CD" w:rsidRPr="00A213DA">
        <w:rPr>
          <w:sz w:val="22"/>
          <w:szCs w:val="22"/>
          <w:highlight w:val="yellow"/>
        </w:rPr>
        <w:fldChar w:fldCharType="begin">
          <w:fldData xml:space="preserve">PEVuZE5vdGU+PENpdGU+PEF1dGhvcj5SYWdnaTwvQXV0aG9yPjxZZWFyPjIwMjY8L1llYXI+PFJl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PEVuZE5vdGU+PENpdGU+PEF1dGhvcj5SYWdnaTwvQXV0aG9yPjxZZWFyPjIwMjY8L1llYXI+PFJl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001247CD" w:rsidRPr="00A213DA">
        <w:rPr>
          <w:sz w:val="22"/>
          <w:szCs w:val="22"/>
          <w:highlight w:val="yellow"/>
        </w:rPr>
      </w:r>
      <w:r w:rsidR="001247CD" w:rsidRPr="00A213DA">
        <w:rPr>
          <w:sz w:val="22"/>
          <w:szCs w:val="22"/>
          <w:highlight w:val="yellow"/>
        </w:rPr>
        <w:fldChar w:fldCharType="separate"/>
      </w:r>
      <w:r w:rsidR="00DC2143" w:rsidRPr="00DC2143">
        <w:rPr>
          <w:noProof/>
          <w:sz w:val="22"/>
          <w:szCs w:val="22"/>
          <w:highlight w:val="yellow"/>
          <w:vertAlign w:val="superscript"/>
        </w:rPr>
        <w:t>19</w:t>
      </w:r>
      <w:r w:rsidR="001247CD" w:rsidRPr="00A213DA">
        <w:rPr>
          <w:sz w:val="22"/>
          <w:szCs w:val="22"/>
          <w:highlight w:val="yellow"/>
        </w:rPr>
        <w:fldChar w:fldCharType="end"/>
      </w:r>
      <w:r w:rsidRPr="00A213DA">
        <w:rPr>
          <w:sz w:val="22"/>
          <w:szCs w:val="22"/>
          <w:highlight w:val="yellow"/>
        </w:rPr>
        <w:t xml:space="preserve"> In contrast, MP and PC demonstrated relative downregulation of </w:t>
      </w:r>
      <w:r w:rsidRPr="00A213DA">
        <w:rPr>
          <w:i/>
          <w:iCs/>
          <w:sz w:val="22"/>
          <w:szCs w:val="22"/>
          <w:highlight w:val="yellow"/>
        </w:rPr>
        <w:t>FGFR3</w:t>
      </w:r>
      <w:r w:rsidRPr="00A213DA">
        <w:rPr>
          <w:sz w:val="22"/>
          <w:szCs w:val="22"/>
          <w:highlight w:val="yellow"/>
        </w:rPr>
        <w:t xml:space="preserve"> compared with CIUC, potentially indicating reduced sensitivity to FGFR-targeted therapies. In addition, </w:t>
      </w:r>
      <w:r w:rsidRPr="00A213DA">
        <w:rPr>
          <w:i/>
          <w:iCs/>
          <w:sz w:val="22"/>
          <w:szCs w:val="22"/>
          <w:highlight w:val="yellow"/>
        </w:rPr>
        <w:t>NECTIN4</w:t>
      </w:r>
      <w:r w:rsidRPr="00A213DA">
        <w:rPr>
          <w:sz w:val="22"/>
          <w:szCs w:val="22"/>
          <w:highlight w:val="yellow"/>
        </w:rPr>
        <w:t xml:space="preserve">, an epithelial adhesion molecule and therapeutic target, was relatively enriched in MP and PC compared with SM, </w:t>
      </w:r>
      <w:bookmarkStart w:id="65" w:name="_Hlk231741321"/>
      <w:r w:rsidRPr="00A213DA">
        <w:rPr>
          <w:sz w:val="22"/>
          <w:szCs w:val="22"/>
          <w:highlight w:val="yellow"/>
        </w:rPr>
        <w:t>consistent with previous findings,</w:t>
      </w:r>
      <w:bookmarkEnd w:id="65"/>
      <w:r w:rsidR="001247CD" w:rsidRPr="00A213DA">
        <w:rPr>
          <w:sz w:val="22"/>
          <w:szCs w:val="22"/>
          <w:highlight w:val="yellow"/>
        </w:rPr>
        <w:fldChar w:fldCharType="begin">
          <w:fldData xml:space="preserve">PEVuZE5vdGU+PENpdGU+PEF1dGhvcj5Ib2ZmbWFuLUNlbnNpdHM8L0F1dGhvcj48WWVhcj4yMDIx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PEVuZE5vdGU+PENpdGU+PEF1dGhvcj5Ib2ZmbWFuLUNlbnNpdHM8L0F1dGhvcj48WWVhcj4yMDIx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001247CD" w:rsidRPr="00A213DA">
        <w:rPr>
          <w:sz w:val="22"/>
          <w:szCs w:val="22"/>
          <w:highlight w:val="yellow"/>
        </w:rPr>
      </w:r>
      <w:r w:rsidR="001247CD" w:rsidRPr="00A213DA">
        <w:rPr>
          <w:sz w:val="22"/>
          <w:szCs w:val="22"/>
          <w:highlight w:val="yellow"/>
        </w:rPr>
        <w:fldChar w:fldCharType="separate"/>
      </w:r>
      <w:r w:rsidR="00DC2143" w:rsidRPr="00DC2143">
        <w:rPr>
          <w:noProof/>
          <w:sz w:val="22"/>
          <w:szCs w:val="22"/>
          <w:highlight w:val="yellow"/>
          <w:vertAlign w:val="superscript"/>
        </w:rPr>
        <w:t>20</w:t>
      </w:r>
      <w:r w:rsidR="001247CD" w:rsidRPr="00A213DA">
        <w:rPr>
          <w:sz w:val="22"/>
          <w:szCs w:val="22"/>
          <w:highlight w:val="yellow"/>
        </w:rPr>
        <w:fldChar w:fldCharType="end"/>
      </w:r>
      <w:r w:rsidRPr="00A213DA">
        <w:rPr>
          <w:sz w:val="22"/>
          <w:szCs w:val="22"/>
          <w:highlight w:val="yellow"/>
        </w:rPr>
        <w:t xml:space="preserve"> and may suggest differential responsiveness to nectin-4–targeted therapies across UC histologic</w:t>
      </w:r>
      <w:r w:rsidR="001247CD" w:rsidRPr="00A213DA">
        <w:rPr>
          <w:sz w:val="22"/>
          <w:szCs w:val="22"/>
          <w:highlight w:val="yellow"/>
        </w:rPr>
        <w:t>al</w:t>
      </w:r>
      <w:r w:rsidRPr="00A213DA">
        <w:rPr>
          <w:sz w:val="22"/>
          <w:szCs w:val="22"/>
          <w:highlight w:val="yellow"/>
        </w:rPr>
        <w:t xml:space="preserve"> subtypes. The Ba/Sq molecular class also demonstrated upregulation of drug resistance-associated genes, including </w:t>
      </w:r>
      <w:r w:rsidRPr="00A213DA">
        <w:rPr>
          <w:i/>
          <w:iCs/>
          <w:sz w:val="22"/>
          <w:szCs w:val="22"/>
          <w:highlight w:val="yellow"/>
        </w:rPr>
        <w:t>DPYD</w:t>
      </w:r>
      <w:r w:rsidRPr="00A213DA">
        <w:rPr>
          <w:sz w:val="22"/>
          <w:szCs w:val="22"/>
          <w:highlight w:val="yellow"/>
        </w:rPr>
        <w:t xml:space="preserve"> and </w:t>
      </w:r>
      <w:r w:rsidRPr="00A213DA">
        <w:rPr>
          <w:i/>
          <w:iCs/>
          <w:sz w:val="22"/>
          <w:szCs w:val="22"/>
          <w:highlight w:val="yellow"/>
        </w:rPr>
        <w:t>ABCC1</w:t>
      </w:r>
      <w:r w:rsidRPr="00A213DA">
        <w:rPr>
          <w:sz w:val="22"/>
          <w:szCs w:val="22"/>
          <w:highlight w:val="yellow"/>
        </w:rPr>
        <w:t>, which may contribute to chemotherapy resistance in bladder cancer.</w:t>
      </w:r>
      <w:r w:rsidRPr="00A213DA">
        <w:rPr>
          <w:sz w:val="22"/>
          <w:szCs w:val="22"/>
          <w:highlight w:val="yellow"/>
        </w:rPr>
        <w:fldChar w:fldCharType="begin">
          <w:fldData xml:space="preserve">PEVuZE5vdGU+PENpdGU+PEF1dGhvcj5Uc3VrYWhhcmE8L0F1dGhvcj48WWVhcj4yMDIyPC9ZZWFy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=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PEVuZE5vdGU+PENpdGU+PEF1dGhvcj5Uc3VrYWhhcmE8L0F1dGhvcj48WWVhcj4yMDIyPC9ZZWFy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=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A213DA">
        <w:rPr>
          <w:sz w:val="22"/>
          <w:szCs w:val="22"/>
          <w:highlight w:val="yellow"/>
        </w:rPr>
      </w:r>
      <w:r w:rsidRPr="00A213DA">
        <w:rPr>
          <w:sz w:val="22"/>
          <w:szCs w:val="22"/>
          <w:highlight w:val="yellow"/>
        </w:rPr>
        <w:fldChar w:fldCharType="separate"/>
      </w:r>
      <w:r w:rsidR="00DC2143" w:rsidRPr="00DC2143">
        <w:rPr>
          <w:noProof/>
          <w:sz w:val="22"/>
          <w:szCs w:val="22"/>
          <w:highlight w:val="yellow"/>
          <w:vertAlign w:val="superscript"/>
        </w:rPr>
        <w:t>21</w:t>
      </w:r>
      <w:r w:rsidRPr="00A213DA">
        <w:rPr>
          <w:sz w:val="22"/>
          <w:szCs w:val="22"/>
          <w:highlight w:val="yellow"/>
        </w:rPr>
        <w:fldChar w:fldCharType="end"/>
      </w:r>
      <w:r w:rsidRPr="00A213DA">
        <w:rPr>
          <w:sz w:val="22"/>
          <w:szCs w:val="22"/>
          <w:highlight w:val="yellow"/>
        </w:rPr>
        <w:t xml:space="preserve"> Although exploratory, these findings might provide biologically plausible hypotheses regarding histological and molecular subtype-associated therapeutic vulnerabilities that warrant further investigation.</w:t>
      </w:r>
    </w:p>
    <w:p w14:paraId="22F09CF8" w14:textId="0826938D" w:rsidR="0063168E" w:rsidRPr="00F4470B" w:rsidRDefault="000B72AC" w:rsidP="000921F2">
      <w:pPr>
        <w:autoSpaceDE w:val="0"/>
        <w:autoSpaceDN w:val="0"/>
        <w:adjustRightInd w:val="0"/>
        <w:spacing w:line="360" w:lineRule="auto"/>
        <w:ind w:firstLine="720"/>
        <w:jc w:val="both"/>
        <w:rPr>
          <w:sz w:val="22"/>
          <w:szCs w:val="22"/>
        </w:rPr>
      </w:pPr>
      <w:r w:rsidRPr="000B72AC">
        <w:rPr>
          <w:sz w:val="22"/>
          <w:szCs w:val="22"/>
          <w:highlight w:val="yellow"/>
        </w:rPr>
        <w:t>Activation of the IGF/IGFBP axis has previously been associated with tumor progression and poor prognosis in UC,</w:t>
      </w:r>
      <w:r w:rsidRPr="002D7287">
        <w:rPr>
          <w:sz w:val="22"/>
          <w:szCs w:val="22"/>
          <w:highlight w:val="yellow"/>
        </w:rPr>
        <w:fldChar w:fldCharType="begin">
          <w:fldData xml:space="preserve">PEVuZE5vdGU+PENpdGU+PEF1dGhvcj5GdTwvQXV0aG9yPjxZZWFyPjIwMjQ8L1llYXI+PFJlY051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PEVuZE5vdGU+PENpdGU+PEF1dGhvcj5GdTwvQXV0aG9yPjxZZWFyPjIwMjQ8L1llYXI+PFJlY051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2D7287">
        <w:rPr>
          <w:sz w:val="22"/>
          <w:szCs w:val="22"/>
          <w:highlight w:val="yellow"/>
        </w:rPr>
      </w:r>
      <w:r w:rsidRPr="002D7287">
        <w:rPr>
          <w:sz w:val="22"/>
          <w:szCs w:val="22"/>
          <w:highlight w:val="yellow"/>
        </w:rPr>
        <w:fldChar w:fldCharType="separate"/>
      </w:r>
      <w:r w:rsidR="00DC2143" w:rsidRPr="00DC2143">
        <w:rPr>
          <w:noProof/>
          <w:sz w:val="22"/>
          <w:szCs w:val="22"/>
          <w:highlight w:val="yellow"/>
          <w:vertAlign w:val="superscript"/>
        </w:rPr>
        <w:t>22,23</w:t>
      </w:r>
      <w:r w:rsidRPr="002D7287">
        <w:rPr>
          <w:sz w:val="22"/>
          <w:szCs w:val="22"/>
          <w:highlight w:val="yellow"/>
        </w:rPr>
        <w:fldChar w:fldCharType="end"/>
      </w:r>
      <w:r w:rsidRPr="000B72AC">
        <w:rPr>
          <w:sz w:val="22"/>
          <w:szCs w:val="22"/>
          <w:highlight w:val="yellow"/>
        </w:rPr>
        <w:t xml:space="preserve"> supporting the aggressive biological behavior of MP, PC, and SM. </w:t>
      </w:r>
      <w:r w:rsidR="000921F2" w:rsidRPr="00AC61BC">
        <w:rPr>
          <w:sz w:val="22"/>
          <w:szCs w:val="22"/>
          <w:highlight w:val="yellow"/>
        </w:rPr>
        <w:t>Although both were luminal-predominant, MP demonstrated relative enrichment of luminal differentiation programs compared with PC</w:t>
      </w:r>
      <w:r w:rsidR="000921F2" w:rsidRPr="0063168E">
        <w:rPr>
          <w:sz w:val="22"/>
          <w:szCs w:val="22"/>
          <w:highlight w:val="yellow"/>
        </w:rPr>
        <w:t xml:space="preserve">. </w:t>
      </w:r>
      <w:r w:rsidRPr="0063168E">
        <w:rPr>
          <w:sz w:val="22"/>
          <w:szCs w:val="22"/>
          <w:highlight w:val="yellow"/>
        </w:rPr>
        <w:t xml:space="preserve">MP </w:t>
      </w:r>
      <w:r w:rsidR="000921F2">
        <w:rPr>
          <w:sz w:val="22"/>
          <w:szCs w:val="22"/>
          <w:highlight w:val="yellow"/>
        </w:rPr>
        <w:t xml:space="preserve">also </w:t>
      </w:r>
      <w:r w:rsidRPr="0063168E">
        <w:rPr>
          <w:sz w:val="22"/>
          <w:szCs w:val="22"/>
          <w:highlight w:val="yellow"/>
        </w:rPr>
        <w:t xml:space="preserve">demonstrated enrichment of protein secretory programs and relative suppression of AR signaling. Secretory activity associated with </w:t>
      </w:r>
      <w:r w:rsidRPr="0063168E">
        <w:rPr>
          <w:i/>
          <w:iCs/>
          <w:sz w:val="22"/>
          <w:szCs w:val="22"/>
          <w:highlight w:val="yellow"/>
        </w:rPr>
        <w:t>MUC1</w:t>
      </w:r>
      <w:r w:rsidRPr="0063168E">
        <w:rPr>
          <w:sz w:val="22"/>
          <w:szCs w:val="22"/>
          <w:highlight w:val="yellow"/>
        </w:rPr>
        <w:t xml:space="preserve"> has previously been described along the stroma-facing surface of MP tumor clusters</w:t>
      </w:r>
      <w:r w:rsidRPr="002D7287">
        <w:rPr>
          <w:sz w:val="22"/>
          <w:szCs w:val="22"/>
          <w:highlight w:val="yellow"/>
        </w:rPr>
        <w:fldChar w:fldCharType="begin">
          <w:fldData xml:space="preserve">PEVuZE5vdGU+PENpdGU+PEF1dGhvcj5OYXNzYXI8L0F1dGhvcj48WWVhcj4yMDA0PC9ZZWFyPjxS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PEVuZE5vdGU+PENpdGU+PEF1dGhvcj5OYXNzYXI8L0F1dGhvcj48WWVhcj4yMDA0PC9ZZWFyPjxS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2D7287">
        <w:rPr>
          <w:sz w:val="22"/>
          <w:szCs w:val="22"/>
          <w:highlight w:val="yellow"/>
        </w:rPr>
      </w:r>
      <w:r w:rsidRPr="002D7287">
        <w:rPr>
          <w:sz w:val="22"/>
          <w:szCs w:val="22"/>
          <w:highlight w:val="yellow"/>
        </w:rPr>
        <w:fldChar w:fldCharType="separate"/>
      </w:r>
      <w:r w:rsidR="00DC2143" w:rsidRPr="00DC2143">
        <w:rPr>
          <w:noProof/>
          <w:sz w:val="22"/>
          <w:szCs w:val="22"/>
          <w:highlight w:val="yellow"/>
          <w:vertAlign w:val="superscript"/>
        </w:rPr>
        <w:t>24</w:t>
      </w:r>
      <w:r w:rsidRPr="002D7287">
        <w:rPr>
          <w:sz w:val="22"/>
          <w:szCs w:val="22"/>
          <w:highlight w:val="yellow"/>
        </w:rPr>
        <w:fldChar w:fldCharType="end"/>
      </w:r>
      <w:r w:rsidRPr="0063168E">
        <w:rPr>
          <w:sz w:val="22"/>
          <w:szCs w:val="22"/>
          <w:highlight w:val="yellow"/>
        </w:rPr>
        <w:t xml:space="preserve"> and m</w:t>
      </w:r>
      <w:r w:rsidRPr="002D7287">
        <w:rPr>
          <w:sz w:val="22"/>
          <w:szCs w:val="22"/>
          <w:highlight w:val="yellow"/>
        </w:rPr>
        <w:t>ight</w:t>
      </w:r>
      <w:r w:rsidRPr="0063168E">
        <w:rPr>
          <w:sz w:val="22"/>
          <w:szCs w:val="22"/>
          <w:highlight w:val="yellow"/>
        </w:rPr>
        <w:t xml:space="preserve"> contribute to the characteristic lacunar morphology of this subtype. Although the role of AR signaling in UC remains controversial,</w:t>
      </w:r>
      <w:r w:rsidRPr="002D7287">
        <w:rPr>
          <w:sz w:val="22"/>
          <w:szCs w:val="22"/>
          <w:highlight w:val="yellow"/>
        </w:rPr>
        <w:fldChar w:fldCharType="begin">
          <w:fldData xml:space="preserve">PEVuZE5vdGU+PENpdGU+PEF1dGhvcj5TdW5kaTwvQXV0aG9yPjxZZWFyPjIwMjQ8L1llYXI+PFJl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PEVuZE5vdGU+PENpdGU+PEF1dGhvcj5TdW5kaTwvQXV0aG9yPjxZZWFyPjIwMjQ8L1llYXI+PFJl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2D7287">
        <w:rPr>
          <w:sz w:val="22"/>
          <w:szCs w:val="22"/>
          <w:highlight w:val="yellow"/>
        </w:rPr>
      </w:r>
      <w:r w:rsidRPr="002D7287">
        <w:rPr>
          <w:sz w:val="22"/>
          <w:szCs w:val="22"/>
          <w:highlight w:val="yellow"/>
        </w:rPr>
        <w:fldChar w:fldCharType="separate"/>
      </w:r>
      <w:r w:rsidR="00DC2143" w:rsidRPr="00DC2143">
        <w:rPr>
          <w:noProof/>
          <w:sz w:val="22"/>
          <w:szCs w:val="22"/>
          <w:highlight w:val="yellow"/>
          <w:vertAlign w:val="superscript"/>
        </w:rPr>
        <w:t>25,26</w:t>
      </w:r>
      <w:r w:rsidRPr="002D7287">
        <w:rPr>
          <w:sz w:val="22"/>
          <w:szCs w:val="22"/>
          <w:highlight w:val="yellow"/>
        </w:rPr>
        <w:fldChar w:fldCharType="end"/>
      </w:r>
      <w:r w:rsidRPr="0063168E">
        <w:rPr>
          <w:sz w:val="22"/>
          <w:szCs w:val="22"/>
          <w:highlight w:val="yellow"/>
        </w:rPr>
        <w:t xml:space="preserve"> relative suppression of AR signaling appeared to represent a distinctive molecular feature of MP in our cohort</w:t>
      </w:r>
      <w:r w:rsidRPr="002D7287">
        <w:rPr>
          <w:sz w:val="22"/>
          <w:szCs w:val="22"/>
          <w:highlight w:val="yellow"/>
        </w:rPr>
        <w:t xml:space="preserve"> that</w:t>
      </w:r>
      <w:r w:rsidRPr="0063168E">
        <w:rPr>
          <w:sz w:val="22"/>
          <w:szCs w:val="22"/>
          <w:highlight w:val="yellow"/>
        </w:rPr>
        <w:t xml:space="preserve"> warrant further investigation.</w:t>
      </w:r>
      <w:r w:rsidR="002D7287" w:rsidRPr="002D7287">
        <w:rPr>
          <w:sz w:val="22"/>
          <w:szCs w:val="22"/>
          <w:highlight w:val="yellow"/>
        </w:rPr>
        <w:t xml:space="preserve"> </w:t>
      </w:r>
      <w:r w:rsidR="000921F2" w:rsidRPr="00AC61BC">
        <w:rPr>
          <w:sz w:val="22"/>
          <w:szCs w:val="22"/>
          <w:highlight w:val="yellow"/>
        </w:rPr>
        <w:t>In contrast, PC demonstrated relatively greater enrichment of TME interactions, interferon signaling, and WNT/β-catenin signaling, the latter previously linked to EMT and invasion in UC</w:t>
      </w:r>
      <w:r w:rsidR="000921F2" w:rsidRPr="0063168E">
        <w:rPr>
          <w:sz w:val="22"/>
          <w:szCs w:val="22"/>
          <w:highlight w:val="yellow"/>
        </w:rPr>
        <w:fldChar w:fldCharType="begin">
          <w:fldData xml:space="preserve">PEVuZE5vdGU+PENpdGU+PEF1dGhvcj5IdWFuZzwvQXV0aG9yPjxZZWFyPjIwMTg8L1llYXI+PFJl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PEVuZE5vdGU+PENpdGU+PEF1dGhvcj5IdWFuZzwvQXV0aG9yPjxZZWFyPjIwMTg8L1llYXI+PFJl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000921F2" w:rsidRPr="0063168E">
        <w:rPr>
          <w:sz w:val="22"/>
          <w:szCs w:val="22"/>
          <w:highlight w:val="yellow"/>
        </w:rPr>
      </w:r>
      <w:r w:rsidR="000921F2" w:rsidRPr="0063168E">
        <w:rPr>
          <w:sz w:val="22"/>
          <w:szCs w:val="22"/>
          <w:highlight w:val="yellow"/>
        </w:rPr>
        <w:fldChar w:fldCharType="separate"/>
      </w:r>
      <w:r w:rsidR="00DC2143" w:rsidRPr="00DC2143">
        <w:rPr>
          <w:noProof/>
          <w:sz w:val="22"/>
          <w:szCs w:val="22"/>
          <w:highlight w:val="yellow"/>
          <w:vertAlign w:val="superscript"/>
        </w:rPr>
        <w:t>27</w:t>
      </w:r>
      <w:r w:rsidR="000921F2" w:rsidRPr="0063168E">
        <w:rPr>
          <w:sz w:val="22"/>
          <w:szCs w:val="22"/>
          <w:highlight w:val="yellow"/>
        </w:rPr>
        <w:fldChar w:fldCharType="end"/>
      </w:r>
      <w:r w:rsidR="000921F2" w:rsidRPr="00AC61BC">
        <w:rPr>
          <w:sz w:val="22"/>
          <w:szCs w:val="22"/>
          <w:highlight w:val="yellow"/>
        </w:rPr>
        <w:t xml:space="preserve"> and supported by prior reports of nuclear β-catenin expression in a subset of PC tumors.</w:t>
      </w:r>
      <w:r w:rsidR="000921F2" w:rsidRPr="0063168E">
        <w:rPr>
          <w:sz w:val="22"/>
          <w:szCs w:val="22"/>
          <w:highlight w:val="yellow"/>
        </w:rPr>
        <w:fldChar w:fldCharType="begin">
          <w:fldData xml:space="preserve">PEVuZE5vdGU+PENpdGU+PEF1dGhvcj5LZWNrPC9BdXRob3I+PFllYXI+MjAxMTwvWWVhcj48UmVj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PEVuZE5vdGU+PENpdGU+PEF1dGhvcj5LZWNrPC9BdXRob3I+PFllYXI+MjAxMTwvWWVhcj48UmVj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000921F2" w:rsidRPr="0063168E">
        <w:rPr>
          <w:sz w:val="22"/>
          <w:szCs w:val="22"/>
          <w:highlight w:val="yellow"/>
        </w:rPr>
      </w:r>
      <w:r w:rsidR="000921F2" w:rsidRPr="0063168E">
        <w:rPr>
          <w:sz w:val="22"/>
          <w:szCs w:val="22"/>
          <w:highlight w:val="yellow"/>
        </w:rPr>
        <w:fldChar w:fldCharType="separate"/>
      </w:r>
      <w:r w:rsidR="00DC2143" w:rsidRPr="00DC2143">
        <w:rPr>
          <w:noProof/>
          <w:sz w:val="22"/>
          <w:szCs w:val="22"/>
          <w:highlight w:val="yellow"/>
          <w:vertAlign w:val="superscript"/>
        </w:rPr>
        <w:t>28</w:t>
      </w:r>
      <w:r w:rsidR="000921F2" w:rsidRPr="0063168E">
        <w:rPr>
          <w:sz w:val="22"/>
          <w:szCs w:val="22"/>
          <w:highlight w:val="yellow"/>
        </w:rPr>
        <w:fldChar w:fldCharType="end"/>
      </w:r>
      <w:r w:rsidR="000921F2" w:rsidRPr="0063168E">
        <w:rPr>
          <w:sz w:val="22"/>
          <w:szCs w:val="22"/>
          <w:highlight w:val="yellow"/>
        </w:rPr>
        <w:t xml:space="preserve"> </w:t>
      </w:r>
      <w:r w:rsidRPr="000B72AC">
        <w:rPr>
          <w:sz w:val="22"/>
          <w:szCs w:val="22"/>
          <w:highlight w:val="yellow"/>
        </w:rPr>
        <w:t>PC</w:t>
      </w:r>
      <w:r w:rsidR="000921F2">
        <w:rPr>
          <w:sz w:val="22"/>
          <w:szCs w:val="22"/>
          <w:highlight w:val="yellow"/>
        </w:rPr>
        <w:t xml:space="preserve"> also</w:t>
      </w:r>
      <w:r w:rsidRPr="000B72AC">
        <w:rPr>
          <w:sz w:val="22"/>
          <w:szCs w:val="22"/>
          <w:highlight w:val="yellow"/>
        </w:rPr>
        <w:t xml:space="preserve"> demonstrated enhanced RTK/MAPK signaling relative to CIUC, a pathway frequently activated in bladder UC.</w:t>
      </w:r>
      <w:r w:rsidRPr="002D7287">
        <w:rPr>
          <w:sz w:val="22"/>
          <w:szCs w:val="22"/>
          <w:highlight w:val="yellow"/>
        </w:rPr>
        <w:fldChar w:fldCharType="begin"/>
      </w:r>
      <w:r w:rsidRPr="002D7287">
        <w:rPr>
          <w:sz w:val="22"/>
          <w:szCs w:val="22"/>
          <w:highlight w:val="yellow"/>
        </w:rPr>
        <w:instrText xml:space="preserve"> ADDIN EN.CITE &lt;EndNote&gt;&lt;Cite&gt;&lt;Author&gt;Cancer Genome Atlas Research&lt;/Author&gt;&lt;Year&gt;2014&lt;/Year&gt;&lt;RecNum&gt;62&lt;/RecNum&gt;&lt;DisplayText&gt;&lt;style face="superscript"&gt;5&lt;/style&gt;&lt;/DisplayText&gt;&lt;record&gt;&lt;rec-number&gt;62&lt;/rec-number&gt;&lt;foreign-keys&gt;&lt;key app="EN" db-id="52s5da2t6e0tr3e9dxnveaxm5dvwe5wz2txe" timestamp="1772206122"&gt;62&lt;/key&gt;&lt;/foreign-keys&gt;&lt;ref-type name="Journal Article"&gt;17&lt;/ref-type&gt;&lt;contributors&gt;&lt;authors&gt;&lt;author&gt;Cancer Genome Atlas Research, Network&lt;/author&gt;&lt;/authors&gt;&lt;/contributors&gt;&lt;titles&gt;&lt;title&gt;Comprehensive molecular characterization of urothelial bladder carcinoma&lt;/title&gt;&lt;secondary-title&gt;Nature&lt;/secondary-title&gt;&lt;/titles&gt;&lt;periodical&gt;&lt;full-title&gt;Nature&lt;/full-title&gt;&lt;/periodical&gt;&lt;pages&gt;315-22&lt;/pages&gt;&lt;volume&gt;507&lt;/volume&gt;&lt;number&gt;7492&lt;/number&gt;&lt;edition&gt;2014/01/31&lt;/edition&gt;&lt;keywords&gt;&lt;keyword&gt;Cell Cycle/genetics&lt;/keyword&gt;&lt;keyword&gt;Chromatin/genetics/virology&lt;/keyword&gt;&lt;keyword&gt;Down-Regulation/genetics&lt;/keyword&gt;&lt;keyword&gt;Gene Expression Regulation, Neoplastic/genetics&lt;/keyword&gt;&lt;keyword&gt;Humans&lt;/keyword&gt;&lt;keyword&gt;MicroRNAs/genetics/metabolism&lt;/keyword&gt;&lt;keyword&gt;Molecular Targeted Therapy&lt;/keyword&gt;&lt;keyword&gt;Oxidative Stress/genetics&lt;/keyword&gt;&lt;keyword&gt;Phosphatidylinositol 3-Kinases/metabolism&lt;/keyword&gt;&lt;keyword&gt;Protein Kinases/genetics/metabolism&lt;/keyword&gt;&lt;keyword&gt;Proto-Oncogene Proteins c-akt/metabolism&lt;/keyword&gt;&lt;keyword&gt;RNA, Messenger/genetics/metabolism&lt;/keyword&gt;&lt;keyword&gt;Signal Transduction/genetics&lt;/keyword&gt;&lt;keyword&gt;TOR Serine-Threonine Kinases/metabolism&lt;/keyword&gt;&lt;keyword&gt;Urinary Bladder Neoplasms/drug therapy/*genetics/pathology/virology&lt;/keyword&gt;&lt;keyword&gt;Virus Integration/genetics&lt;/keyword&gt;&lt;/keywords&gt;&lt;dates&gt;&lt;year&gt;2014&lt;/year&gt;&lt;pub-dates&gt;&lt;date&gt;Mar 20&lt;/date&gt;&lt;/pub-dates&gt;&lt;/dates&gt;&lt;isbn&gt;1476-4687 (Electronic)&amp;#xD;0028-0836 (Print)&amp;#xD;0028-0836 (Linking)&lt;/isbn&gt;&lt;accession-num&gt;24476821&lt;/accession-num&gt;&lt;urls&gt;&lt;related-urls&gt;&lt;url&gt;https://www.ncbi.nlm.nih.gov/pubmed/24476821&lt;/url&gt;&lt;/related-urls&gt;&lt;/urls&gt;&lt;custom2&gt;PMC3962515&lt;/custom2&gt;&lt;electronic-resource-num&gt;10.1038/nature12965&lt;/electronic-resource-num&gt;&lt;/record&gt;&lt;/Cite&gt;&lt;/EndNote&gt;</w:instrText>
      </w:r>
      <w:r w:rsidRPr="002D7287">
        <w:rPr>
          <w:sz w:val="22"/>
          <w:szCs w:val="22"/>
          <w:highlight w:val="yellow"/>
        </w:rPr>
        <w:fldChar w:fldCharType="separate"/>
      </w:r>
      <w:r w:rsidRPr="002D7287">
        <w:rPr>
          <w:noProof/>
          <w:sz w:val="22"/>
          <w:szCs w:val="22"/>
          <w:highlight w:val="yellow"/>
          <w:vertAlign w:val="superscript"/>
        </w:rPr>
        <w:t>5</w:t>
      </w:r>
      <w:r w:rsidRPr="002D7287">
        <w:rPr>
          <w:sz w:val="22"/>
          <w:szCs w:val="22"/>
          <w:highlight w:val="yellow"/>
        </w:rPr>
        <w:fldChar w:fldCharType="end"/>
      </w:r>
      <w:r w:rsidRPr="000B72AC">
        <w:rPr>
          <w:sz w:val="22"/>
          <w:szCs w:val="22"/>
          <w:highlight w:val="yellow"/>
        </w:rPr>
        <w:t xml:space="preserve"> </w:t>
      </w:r>
      <w:r w:rsidR="0063168E" w:rsidRPr="000921F2">
        <w:rPr>
          <w:sz w:val="22"/>
          <w:szCs w:val="22"/>
          <w:highlight w:val="yellow"/>
        </w:rPr>
        <w:t xml:space="preserve">Beyond the </w:t>
      </w:r>
      <w:r w:rsidR="0063168E" w:rsidRPr="0063168E">
        <w:rPr>
          <w:sz w:val="22"/>
          <w:szCs w:val="22"/>
          <w:highlight w:val="yellow"/>
        </w:rPr>
        <w:t>predominant Ba/Sq classification, two SM tumors in our cohort were assigned to the NE-like class despite lacking overt NE morphology</w:t>
      </w:r>
      <w:r w:rsidR="006C7DB2">
        <w:rPr>
          <w:sz w:val="22"/>
          <w:szCs w:val="22"/>
          <w:highlight w:val="yellow"/>
        </w:rPr>
        <w:t>.</w:t>
      </w:r>
      <w:r w:rsidR="0063168E" w:rsidRPr="0063168E">
        <w:rPr>
          <w:sz w:val="22"/>
          <w:szCs w:val="22"/>
          <w:highlight w:val="yellow"/>
        </w:rPr>
        <w:t xml:space="preserve"> </w:t>
      </w:r>
      <w:r w:rsidR="006C7DB2" w:rsidRPr="006C7DB2">
        <w:rPr>
          <w:sz w:val="22"/>
          <w:szCs w:val="22"/>
          <w:highlight w:val="yellow"/>
        </w:rPr>
        <w:t xml:space="preserve">Although this observation should be interpreted cautiously given the small sample size, it is consistent with </w:t>
      </w:r>
      <w:r w:rsidR="006C7DB2">
        <w:rPr>
          <w:sz w:val="22"/>
          <w:szCs w:val="22"/>
          <w:highlight w:val="yellow"/>
        </w:rPr>
        <w:t xml:space="preserve">the </w:t>
      </w:r>
      <w:r w:rsidR="006C7DB2" w:rsidRPr="006C7DB2">
        <w:rPr>
          <w:sz w:val="22"/>
          <w:szCs w:val="22"/>
          <w:highlight w:val="yellow"/>
        </w:rPr>
        <w:t>previous stud</w:t>
      </w:r>
      <w:r w:rsidR="006C7DB2">
        <w:rPr>
          <w:sz w:val="22"/>
          <w:szCs w:val="22"/>
          <w:highlight w:val="yellow"/>
        </w:rPr>
        <w:t>y.</w:t>
      </w:r>
      <w:r w:rsidR="006C7DB2">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6C7DB2">
        <w:rPr>
          <w:sz w:val="22"/>
          <w:szCs w:val="22"/>
          <w:highlight w:val="yellow"/>
        </w:rPr>
        <w:instrText xml:space="preserve"> ADDIN EN.CITE </w:instrText>
      </w:r>
      <w:r w:rsidR="006C7DB2">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6C7DB2">
        <w:rPr>
          <w:sz w:val="22"/>
          <w:szCs w:val="22"/>
          <w:highlight w:val="yellow"/>
        </w:rPr>
        <w:instrText xml:space="preserve"> ADDIN EN.CITE.DATA </w:instrText>
      </w:r>
      <w:r w:rsidR="006C7DB2">
        <w:rPr>
          <w:sz w:val="22"/>
          <w:szCs w:val="22"/>
          <w:highlight w:val="yellow"/>
        </w:rPr>
      </w:r>
      <w:r w:rsidR="006C7DB2">
        <w:rPr>
          <w:sz w:val="22"/>
          <w:szCs w:val="22"/>
          <w:highlight w:val="yellow"/>
        </w:rPr>
        <w:fldChar w:fldCharType="end"/>
      </w:r>
      <w:r w:rsidR="006C7DB2">
        <w:rPr>
          <w:sz w:val="22"/>
          <w:szCs w:val="22"/>
          <w:highlight w:val="yellow"/>
        </w:rPr>
      </w:r>
      <w:r w:rsidR="006C7DB2">
        <w:rPr>
          <w:sz w:val="22"/>
          <w:szCs w:val="22"/>
          <w:highlight w:val="yellow"/>
        </w:rPr>
        <w:fldChar w:fldCharType="separate"/>
      </w:r>
      <w:r w:rsidR="006C7DB2" w:rsidRPr="006C7DB2">
        <w:rPr>
          <w:noProof/>
          <w:sz w:val="22"/>
          <w:szCs w:val="22"/>
          <w:highlight w:val="yellow"/>
          <w:vertAlign w:val="superscript"/>
        </w:rPr>
        <w:t>6</w:t>
      </w:r>
      <w:r w:rsidR="006C7DB2">
        <w:rPr>
          <w:sz w:val="22"/>
          <w:szCs w:val="22"/>
          <w:highlight w:val="yellow"/>
        </w:rPr>
        <w:fldChar w:fldCharType="end"/>
      </w:r>
      <w:r w:rsidR="006C7DB2">
        <w:rPr>
          <w:sz w:val="22"/>
          <w:szCs w:val="22"/>
          <w:highlight w:val="yellow"/>
        </w:rPr>
        <w:t xml:space="preserve"> </w:t>
      </w:r>
      <w:r w:rsidR="0063168E" w:rsidRPr="0063168E">
        <w:rPr>
          <w:sz w:val="22"/>
          <w:szCs w:val="22"/>
          <w:highlight w:val="yellow"/>
        </w:rPr>
        <w:t xml:space="preserve">Although further </w:t>
      </w:r>
      <w:r w:rsidR="0063168E" w:rsidRPr="0063168E">
        <w:rPr>
          <w:sz w:val="22"/>
          <w:szCs w:val="22"/>
          <w:highlight w:val="yellow"/>
        </w:rPr>
        <w:lastRenderedPageBreak/>
        <w:t>investigation is needed, our findings suggest that a subset of SM may exhibit transcriptional features overlapping with neuroendocrine carcinoma, potentially associated with loss of luminal and basal differentiation programs.</w:t>
      </w:r>
    </w:p>
    <w:p w14:paraId="0BDB92E4" w14:textId="1A9E6FE0" w:rsidR="00A142E8" w:rsidRDefault="009D6D94" w:rsidP="00AC61BC">
      <w:pPr>
        <w:autoSpaceDE w:val="0"/>
        <w:autoSpaceDN w:val="0"/>
        <w:adjustRightInd w:val="0"/>
        <w:spacing w:line="360" w:lineRule="auto"/>
        <w:ind w:firstLine="720"/>
        <w:jc w:val="both"/>
        <w:rPr>
          <w:sz w:val="22"/>
          <w:szCs w:val="22"/>
        </w:rPr>
      </w:pPr>
      <w:r w:rsidRPr="00AC61BC">
        <w:rPr>
          <w:sz w:val="22"/>
          <w:szCs w:val="22"/>
          <w:highlight w:val="yellow"/>
        </w:rPr>
        <w:t xml:space="preserve">We demonstrated that the Ba/Sq class exhibited upregulation of invasion-associated genes, the oncogenic RNA-binding protein </w:t>
      </w:r>
      <w:r w:rsidRPr="00AC61BC">
        <w:rPr>
          <w:i/>
          <w:iCs/>
          <w:sz w:val="22"/>
          <w:szCs w:val="22"/>
          <w:highlight w:val="yellow"/>
        </w:rPr>
        <w:t>IGF2BP2</w:t>
      </w:r>
      <w:r w:rsidRPr="00AC61BC">
        <w:rPr>
          <w:sz w:val="22"/>
          <w:szCs w:val="22"/>
          <w:highlight w:val="yellow"/>
        </w:rPr>
        <w:t xml:space="preserve">, and drug resistance-related genes, supporting an aggressive transcriptional phenotype. Several enriched genes, including </w:t>
      </w:r>
      <w:r w:rsidRPr="00AC61BC">
        <w:rPr>
          <w:i/>
          <w:iCs/>
          <w:sz w:val="22"/>
          <w:szCs w:val="22"/>
          <w:highlight w:val="yellow"/>
        </w:rPr>
        <w:t>NRP1</w:t>
      </w:r>
      <w:r w:rsidRPr="00AC61BC">
        <w:rPr>
          <w:sz w:val="22"/>
          <w:szCs w:val="22"/>
          <w:highlight w:val="yellow"/>
        </w:rPr>
        <w:t>,</w:t>
      </w:r>
      <w:r w:rsidRPr="00AC61BC">
        <w:rPr>
          <w:sz w:val="22"/>
          <w:szCs w:val="22"/>
          <w:highlight w:val="yellow"/>
        </w:rPr>
        <w:fldChar w:fldCharType="begin">
          <w:fldData xml:space="preserve">PEVuZE5vdGU+PENpdGU+PEF1dGhvcj5Eb25nPC9BdXRob3I+PFllYXI+MjAyMTwvWWVhcj48UmVj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</w:fldData>
        </w:fldChar>
      </w:r>
      <w:r w:rsidR="00755F4D">
        <w:rPr>
          <w:sz w:val="22"/>
          <w:szCs w:val="22"/>
          <w:highlight w:val="yellow"/>
        </w:rPr>
        <w:instrText xml:space="preserve"> ADDIN EN.CITE </w:instrText>
      </w:r>
      <w:r w:rsidR="00755F4D">
        <w:rPr>
          <w:sz w:val="22"/>
          <w:szCs w:val="22"/>
          <w:highlight w:val="yellow"/>
        </w:rPr>
        <w:fldChar w:fldCharType="begin">
          <w:fldData xml:space="preserve">PEVuZE5vdGU+PENpdGU+PEF1dGhvcj5Eb25nPC9BdXRob3I+PFllYXI+MjAyMTwvWWVhcj48UmVj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</w:fldData>
        </w:fldChar>
      </w:r>
      <w:r w:rsidR="00755F4D">
        <w:rPr>
          <w:sz w:val="22"/>
          <w:szCs w:val="22"/>
          <w:highlight w:val="yellow"/>
        </w:rPr>
        <w:instrText xml:space="preserve"> ADDIN EN.CITE.DATA </w:instrText>
      </w:r>
      <w:r w:rsidR="00755F4D">
        <w:rPr>
          <w:sz w:val="22"/>
          <w:szCs w:val="22"/>
          <w:highlight w:val="yellow"/>
        </w:rPr>
      </w:r>
      <w:r w:rsidR="00755F4D">
        <w:rPr>
          <w:sz w:val="22"/>
          <w:szCs w:val="22"/>
          <w:highlight w:val="yellow"/>
        </w:rPr>
        <w:fldChar w:fldCharType="end"/>
      </w:r>
      <w:r w:rsidRPr="00AC61BC">
        <w:rPr>
          <w:sz w:val="22"/>
          <w:szCs w:val="22"/>
          <w:highlight w:val="yellow"/>
        </w:rPr>
      </w:r>
      <w:r w:rsidRPr="00AC61BC">
        <w:rPr>
          <w:sz w:val="22"/>
          <w:szCs w:val="22"/>
          <w:highlight w:val="yellow"/>
        </w:rPr>
        <w:fldChar w:fldCharType="separate"/>
      </w:r>
      <w:r w:rsidR="00755F4D" w:rsidRPr="00755F4D">
        <w:rPr>
          <w:noProof/>
          <w:sz w:val="22"/>
          <w:szCs w:val="22"/>
          <w:highlight w:val="yellow"/>
          <w:vertAlign w:val="superscript"/>
        </w:rPr>
        <w:t>30</w:t>
      </w:r>
      <w:r w:rsidRPr="00AC61BC">
        <w:rPr>
          <w:sz w:val="22"/>
          <w:szCs w:val="22"/>
          <w:highlight w:val="yellow"/>
        </w:rPr>
        <w:fldChar w:fldCharType="end"/>
      </w:r>
      <w:r w:rsidRPr="00AC61BC">
        <w:rPr>
          <w:sz w:val="22"/>
          <w:szCs w:val="22"/>
          <w:highlight w:val="yellow"/>
        </w:rPr>
        <w:t xml:space="preserve"> </w:t>
      </w:r>
      <w:r w:rsidRPr="00AC61BC">
        <w:rPr>
          <w:i/>
          <w:iCs/>
          <w:sz w:val="22"/>
          <w:szCs w:val="22"/>
          <w:highlight w:val="yellow"/>
        </w:rPr>
        <w:t>P4HA2</w:t>
      </w:r>
      <w:r w:rsidRPr="00AC61BC">
        <w:rPr>
          <w:sz w:val="22"/>
          <w:szCs w:val="22"/>
          <w:highlight w:val="yellow"/>
        </w:rPr>
        <w:t>,</w:t>
      </w:r>
      <w:r w:rsidRPr="00AC61BC">
        <w:rPr>
          <w:sz w:val="22"/>
          <w:szCs w:val="22"/>
          <w:highlight w:val="yellow"/>
        </w:rPr>
        <w:fldChar w:fldCharType="begin">
          <w:fldData xml:space="preserve">PEVuZE5vdGU+PENpdGU+PEF1dGhvcj5YdTwvQXV0aG9yPjxZZWFyPjIwMjI8L1llYXI+PFJlY051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</w:fldData>
        </w:fldChar>
      </w:r>
      <w:r w:rsidR="00755F4D">
        <w:rPr>
          <w:sz w:val="22"/>
          <w:szCs w:val="22"/>
          <w:highlight w:val="yellow"/>
        </w:rPr>
        <w:instrText xml:space="preserve"> ADDIN EN.CITE </w:instrText>
      </w:r>
      <w:r w:rsidR="00755F4D">
        <w:rPr>
          <w:sz w:val="22"/>
          <w:szCs w:val="22"/>
          <w:highlight w:val="yellow"/>
        </w:rPr>
        <w:fldChar w:fldCharType="begin">
          <w:fldData xml:space="preserve">PEVuZE5vdGU+PENpdGU+PEF1dGhvcj5YdTwvQXV0aG9yPjxZZWFyPjIwMjI8L1llYXI+PFJlY051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</w:fldData>
        </w:fldChar>
      </w:r>
      <w:r w:rsidR="00755F4D">
        <w:rPr>
          <w:sz w:val="22"/>
          <w:szCs w:val="22"/>
          <w:highlight w:val="yellow"/>
        </w:rPr>
        <w:instrText xml:space="preserve"> ADDIN EN.CITE.DATA </w:instrText>
      </w:r>
      <w:r w:rsidR="00755F4D">
        <w:rPr>
          <w:sz w:val="22"/>
          <w:szCs w:val="22"/>
          <w:highlight w:val="yellow"/>
        </w:rPr>
      </w:r>
      <w:r w:rsidR="00755F4D">
        <w:rPr>
          <w:sz w:val="22"/>
          <w:szCs w:val="22"/>
          <w:highlight w:val="yellow"/>
        </w:rPr>
        <w:fldChar w:fldCharType="end"/>
      </w:r>
      <w:r w:rsidRPr="00AC61BC">
        <w:rPr>
          <w:sz w:val="22"/>
          <w:szCs w:val="22"/>
          <w:highlight w:val="yellow"/>
        </w:rPr>
      </w:r>
      <w:r w:rsidRPr="00AC61BC">
        <w:rPr>
          <w:sz w:val="22"/>
          <w:szCs w:val="22"/>
          <w:highlight w:val="yellow"/>
        </w:rPr>
        <w:fldChar w:fldCharType="separate"/>
      </w:r>
      <w:r w:rsidR="00755F4D" w:rsidRPr="00755F4D">
        <w:rPr>
          <w:noProof/>
          <w:sz w:val="22"/>
          <w:szCs w:val="22"/>
          <w:highlight w:val="yellow"/>
          <w:vertAlign w:val="superscript"/>
        </w:rPr>
        <w:t>31</w:t>
      </w:r>
      <w:r w:rsidRPr="00AC61BC">
        <w:rPr>
          <w:sz w:val="22"/>
          <w:szCs w:val="22"/>
          <w:highlight w:val="yellow"/>
        </w:rPr>
        <w:fldChar w:fldCharType="end"/>
      </w:r>
      <w:r w:rsidRPr="00AC61BC">
        <w:rPr>
          <w:sz w:val="22"/>
          <w:szCs w:val="22"/>
          <w:highlight w:val="yellow"/>
        </w:rPr>
        <w:t xml:space="preserve"> </w:t>
      </w:r>
      <w:r w:rsidRPr="00AC61BC">
        <w:rPr>
          <w:i/>
          <w:iCs/>
          <w:sz w:val="22"/>
          <w:szCs w:val="22"/>
          <w:highlight w:val="yellow"/>
        </w:rPr>
        <w:t>CTSC</w:t>
      </w:r>
      <w:r w:rsidRPr="00AC61BC">
        <w:rPr>
          <w:sz w:val="22"/>
          <w:szCs w:val="22"/>
          <w:highlight w:val="yellow"/>
        </w:rPr>
        <w:t>,</w:t>
      </w:r>
      <w:r w:rsidRPr="00AC61BC">
        <w:rPr>
          <w:sz w:val="22"/>
          <w:szCs w:val="22"/>
          <w:highlight w:val="yellow"/>
        </w:rPr>
        <w:fldChar w:fldCharType="begin">
          <w:fldData xml:space="preserve">PEVuZE5vdGU+PENpdGU+PEF1dGhvcj5XYW5nPC9BdXRob3I+PFllYXI+MjAyNDwvWWVhcj48UmVj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</w:fldData>
        </w:fldChar>
      </w:r>
      <w:r w:rsidR="00755F4D">
        <w:rPr>
          <w:sz w:val="22"/>
          <w:szCs w:val="22"/>
          <w:highlight w:val="yellow"/>
        </w:rPr>
        <w:instrText xml:space="preserve"> ADDIN EN.CITE </w:instrText>
      </w:r>
      <w:r w:rsidR="00755F4D">
        <w:rPr>
          <w:sz w:val="22"/>
          <w:szCs w:val="22"/>
          <w:highlight w:val="yellow"/>
        </w:rPr>
        <w:fldChar w:fldCharType="begin">
          <w:fldData xml:space="preserve">PEVuZE5vdGU+PENpdGU+PEF1dGhvcj5XYW5nPC9BdXRob3I+PFllYXI+MjAyNDwvWWVhcj48UmVj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</w:fldData>
        </w:fldChar>
      </w:r>
      <w:r w:rsidR="00755F4D">
        <w:rPr>
          <w:sz w:val="22"/>
          <w:szCs w:val="22"/>
          <w:highlight w:val="yellow"/>
        </w:rPr>
        <w:instrText xml:space="preserve"> ADDIN EN.CITE.DATA </w:instrText>
      </w:r>
      <w:r w:rsidR="00755F4D">
        <w:rPr>
          <w:sz w:val="22"/>
          <w:szCs w:val="22"/>
          <w:highlight w:val="yellow"/>
        </w:rPr>
      </w:r>
      <w:r w:rsidR="00755F4D">
        <w:rPr>
          <w:sz w:val="22"/>
          <w:szCs w:val="22"/>
          <w:highlight w:val="yellow"/>
        </w:rPr>
        <w:fldChar w:fldCharType="end"/>
      </w:r>
      <w:r w:rsidRPr="00AC61BC">
        <w:rPr>
          <w:sz w:val="22"/>
          <w:szCs w:val="22"/>
          <w:highlight w:val="yellow"/>
        </w:rPr>
      </w:r>
      <w:r w:rsidRPr="00AC61BC">
        <w:rPr>
          <w:sz w:val="22"/>
          <w:szCs w:val="22"/>
          <w:highlight w:val="yellow"/>
        </w:rPr>
        <w:fldChar w:fldCharType="separate"/>
      </w:r>
      <w:r w:rsidR="00755F4D" w:rsidRPr="00755F4D">
        <w:rPr>
          <w:noProof/>
          <w:sz w:val="22"/>
          <w:szCs w:val="22"/>
          <w:highlight w:val="yellow"/>
          <w:vertAlign w:val="superscript"/>
        </w:rPr>
        <w:t>32</w:t>
      </w:r>
      <w:r w:rsidRPr="00AC61BC">
        <w:rPr>
          <w:sz w:val="22"/>
          <w:szCs w:val="22"/>
          <w:highlight w:val="yellow"/>
        </w:rPr>
        <w:fldChar w:fldCharType="end"/>
      </w:r>
      <w:r w:rsidRPr="00AC61BC">
        <w:rPr>
          <w:sz w:val="22"/>
          <w:szCs w:val="22"/>
          <w:highlight w:val="yellow"/>
        </w:rPr>
        <w:t xml:space="preserve"> and </w:t>
      </w:r>
      <w:r w:rsidRPr="00AC61BC">
        <w:rPr>
          <w:i/>
          <w:iCs/>
          <w:sz w:val="22"/>
          <w:szCs w:val="22"/>
          <w:highlight w:val="yellow"/>
        </w:rPr>
        <w:t>IGF2BP2</w:t>
      </w:r>
      <w:r w:rsidRPr="00AC61BC">
        <w:rPr>
          <w:sz w:val="22"/>
          <w:szCs w:val="22"/>
          <w:highlight w:val="yellow"/>
        </w:rPr>
        <w:t>,</w:t>
      </w:r>
      <w:r w:rsidRPr="00AC61BC">
        <w:rPr>
          <w:sz w:val="22"/>
          <w:szCs w:val="22"/>
          <w:highlight w:val="yellow"/>
        </w:rPr>
        <w:fldChar w:fldCharType="begin">
          <w:fldData xml:space="preserve">PEVuZE5vdGU+PENpdGU+PEF1dGhvcj5GdTwvQXV0aG9yPjxZZWFyPjIwMjQ8L1llYXI+PFJlY051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PEVuZE5vdGU+PENpdGU+PEF1dGhvcj5GdTwvQXV0aG9yPjxZZWFyPjIwMjQ8L1llYXI+PFJlY051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AC61BC">
        <w:rPr>
          <w:sz w:val="22"/>
          <w:szCs w:val="22"/>
          <w:highlight w:val="yellow"/>
        </w:rPr>
      </w:r>
      <w:r w:rsidRPr="00AC61BC">
        <w:rPr>
          <w:sz w:val="22"/>
          <w:szCs w:val="22"/>
          <w:highlight w:val="yellow"/>
        </w:rPr>
        <w:fldChar w:fldCharType="separate"/>
      </w:r>
      <w:r w:rsidR="00DC2143" w:rsidRPr="00DC2143">
        <w:rPr>
          <w:noProof/>
          <w:sz w:val="22"/>
          <w:szCs w:val="22"/>
          <w:highlight w:val="yellow"/>
          <w:vertAlign w:val="superscript"/>
        </w:rPr>
        <w:t>22</w:t>
      </w:r>
      <w:r w:rsidRPr="00AC61BC">
        <w:rPr>
          <w:sz w:val="22"/>
          <w:szCs w:val="22"/>
          <w:highlight w:val="yellow"/>
        </w:rPr>
        <w:fldChar w:fldCharType="end"/>
      </w:r>
      <w:r w:rsidRPr="00AC61BC">
        <w:rPr>
          <w:sz w:val="22"/>
          <w:szCs w:val="22"/>
          <w:highlight w:val="yellow"/>
        </w:rPr>
        <w:t xml:space="preserve"> have previously been linked to tumor invasion, progression, and poor prognosis in UC. Although luminal classes shared urothelial lineage identity, they demonstrated distinct enriched gene sets. LumP showed upregulation of </w:t>
      </w:r>
      <w:r w:rsidRPr="00AC61BC">
        <w:rPr>
          <w:i/>
          <w:iCs/>
          <w:sz w:val="22"/>
          <w:szCs w:val="22"/>
          <w:highlight w:val="yellow"/>
        </w:rPr>
        <w:t>TMPRSS4</w:t>
      </w:r>
      <w:r w:rsidRPr="00AC61BC">
        <w:rPr>
          <w:sz w:val="22"/>
          <w:szCs w:val="22"/>
          <w:highlight w:val="yellow"/>
        </w:rPr>
        <w:t xml:space="preserve"> and </w:t>
      </w:r>
      <w:r w:rsidRPr="00AC61BC">
        <w:rPr>
          <w:i/>
          <w:iCs/>
          <w:sz w:val="22"/>
          <w:szCs w:val="22"/>
          <w:highlight w:val="yellow"/>
        </w:rPr>
        <w:t>MECOM</w:t>
      </w:r>
      <w:r w:rsidRPr="00AC61BC">
        <w:rPr>
          <w:sz w:val="22"/>
          <w:szCs w:val="22"/>
          <w:highlight w:val="yellow"/>
        </w:rPr>
        <w:t>, consistent with prior studies suggesting a relatively less aggressive luminal phenotype</w:t>
      </w:r>
      <w:r w:rsidR="005E784F" w:rsidRPr="00AC61BC">
        <w:rPr>
          <w:sz w:val="22"/>
          <w:szCs w:val="22"/>
          <w:highlight w:val="yellow"/>
        </w:rPr>
        <w:fldChar w:fldCharType="begin">
          <w:fldData xml:space="preserve">PEVuZE5vdGU+PENpdGU+PEF1dGhvcj5XYW5nPC9BdXRob3I+PFllYXI+MjAyMDwvWWVhcj48UmVj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</w:fldData>
        </w:fldChar>
      </w:r>
      <w:r w:rsidR="00755F4D">
        <w:rPr>
          <w:sz w:val="22"/>
          <w:szCs w:val="22"/>
          <w:highlight w:val="yellow"/>
        </w:rPr>
        <w:instrText xml:space="preserve"> ADDIN EN.CITE </w:instrText>
      </w:r>
      <w:r w:rsidR="00755F4D">
        <w:rPr>
          <w:sz w:val="22"/>
          <w:szCs w:val="22"/>
          <w:highlight w:val="yellow"/>
        </w:rPr>
        <w:fldChar w:fldCharType="begin">
          <w:fldData xml:space="preserve">PEVuZE5vdGU+PENpdGU+PEF1dGhvcj5XYW5nPC9BdXRob3I+PFllYXI+MjAyMDwvWWVhcj48UmVj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</w:fldData>
        </w:fldChar>
      </w:r>
      <w:r w:rsidR="00755F4D">
        <w:rPr>
          <w:sz w:val="22"/>
          <w:szCs w:val="22"/>
          <w:highlight w:val="yellow"/>
        </w:rPr>
        <w:instrText xml:space="preserve"> ADDIN EN.CITE.DATA </w:instrText>
      </w:r>
      <w:r w:rsidR="00755F4D">
        <w:rPr>
          <w:sz w:val="22"/>
          <w:szCs w:val="22"/>
          <w:highlight w:val="yellow"/>
        </w:rPr>
      </w:r>
      <w:r w:rsidR="00755F4D">
        <w:rPr>
          <w:sz w:val="22"/>
          <w:szCs w:val="22"/>
          <w:highlight w:val="yellow"/>
        </w:rPr>
        <w:fldChar w:fldCharType="end"/>
      </w:r>
      <w:r w:rsidR="005E784F" w:rsidRPr="00AC61BC">
        <w:rPr>
          <w:sz w:val="22"/>
          <w:szCs w:val="22"/>
          <w:highlight w:val="yellow"/>
        </w:rPr>
      </w:r>
      <w:r w:rsidR="005E784F" w:rsidRPr="00AC61BC">
        <w:rPr>
          <w:sz w:val="22"/>
          <w:szCs w:val="22"/>
          <w:highlight w:val="yellow"/>
        </w:rPr>
        <w:fldChar w:fldCharType="separate"/>
      </w:r>
      <w:r w:rsidR="00755F4D" w:rsidRPr="00755F4D">
        <w:rPr>
          <w:noProof/>
          <w:sz w:val="22"/>
          <w:szCs w:val="22"/>
          <w:highlight w:val="yellow"/>
          <w:vertAlign w:val="superscript"/>
        </w:rPr>
        <w:t>6,33</w:t>
      </w:r>
      <w:r w:rsidR="005E784F" w:rsidRPr="00AC61BC">
        <w:rPr>
          <w:sz w:val="22"/>
          <w:szCs w:val="22"/>
          <w:highlight w:val="yellow"/>
        </w:rPr>
        <w:fldChar w:fldCharType="end"/>
      </w:r>
      <w:r w:rsidRPr="00AC61BC">
        <w:rPr>
          <w:sz w:val="22"/>
          <w:szCs w:val="22"/>
          <w:highlight w:val="yellow"/>
        </w:rPr>
        <w:t xml:space="preserve"> and a role for </w:t>
      </w:r>
      <w:r w:rsidRPr="00AC61BC">
        <w:rPr>
          <w:i/>
          <w:iCs/>
          <w:sz w:val="22"/>
          <w:szCs w:val="22"/>
          <w:highlight w:val="yellow"/>
        </w:rPr>
        <w:t>MECOM</w:t>
      </w:r>
      <w:r w:rsidRPr="00AC61BC">
        <w:rPr>
          <w:sz w:val="22"/>
          <w:szCs w:val="22"/>
          <w:highlight w:val="yellow"/>
        </w:rPr>
        <w:t xml:space="preserve"> in urothelial differentiation.</w:t>
      </w:r>
      <w:r w:rsidR="005E784F" w:rsidRPr="00AC61BC">
        <w:rPr>
          <w:sz w:val="22"/>
          <w:szCs w:val="22"/>
          <w:highlight w:val="yellow"/>
        </w:rPr>
        <w:fldChar w:fldCharType="begin"/>
      </w:r>
      <w:r w:rsidR="00755F4D">
        <w:rPr>
          <w:sz w:val="22"/>
          <w:szCs w:val="22"/>
          <w:highlight w:val="yellow"/>
        </w:rPr>
        <w:instrText xml:space="preserve"> ADDIN EN.CITE &lt;EndNote&gt;&lt;Cite&gt;&lt;Author&gt;Ramal&lt;/Author&gt;&lt;Year&gt;2024&lt;/Year&gt;&lt;RecNum&gt;44&lt;/RecNum&gt;&lt;DisplayText&gt;&lt;style face="superscript"&gt;34&lt;/style&gt;&lt;/DisplayText&gt;&lt;record&gt;&lt;rec-number&gt;44&lt;/rec-number&gt;&lt;foreign-keys&gt;&lt;key app="EN" db-id="52s5da2t6e0tr3e9dxnveaxm5dvwe5wz2txe" timestamp="1772135875"&gt;44&lt;/key&gt;&lt;/foreign-keys&gt;&lt;ref-type name="Journal Article"&gt;17&lt;/ref-type&gt;&lt;contributors&gt;&lt;authors&gt;&lt;author&gt;Ramal, M.&lt;/author&gt;&lt;author&gt;Corral, S.&lt;/author&gt;&lt;author&gt;Kalisz, M.&lt;/author&gt;&lt;author&gt;Lapi, E.&lt;/author&gt;&lt;author&gt;Real, F. X.&lt;/author&gt;&lt;/authors&gt;&lt;/contributors&gt;&lt;auth-address&gt;Epithelial Carcinogenesis Group, Molecular Oncology Programme, Spanish National Cancer Research Centre (CNIO), Madrid, Spain.&amp;#xD;CIBERONC, Madrid, Spain.&amp;#xD;Epithelial Carcinogenesis Group, Molecular Oncology Programme, Spanish National Cancer Research Centre (CNIO), Madrid, Spain. preal@cnio.es.&amp;#xD;CIBERONC, Madrid, Spain. preal@cnio.es.&amp;#xD;Department of Medicine and Life Sciences, Universitat Pompeu Fabra, Barcelona, Spain. preal@cnio.es.&lt;/auth-address&gt;&lt;titles&gt;&lt;title&gt;The urothelial gene regulatory network: understanding biology to improve bladder cancer management&lt;/title&gt;&lt;secondary-title&gt;Oncogene&lt;/secondary-title&gt;&lt;/titles&gt;&lt;periodical&gt;&lt;full-title&gt;Oncogene&lt;/full-title&gt;&lt;/periodical&gt;&lt;pages&gt;1-21&lt;/pages&gt;&lt;volume&gt;43&lt;/volume&gt;&lt;number&gt;1&lt;/number&gt;&lt;edition&gt;2023/11/24&lt;/edition&gt;&lt;keywords&gt;&lt;keyword&gt;Humans&lt;/keyword&gt;&lt;keyword&gt;Gene Regulatory Networks&lt;/keyword&gt;&lt;keyword&gt;Urothelium/pathology&lt;/keyword&gt;&lt;keyword&gt;*Urinary Bladder Neoplasms/pathology&lt;/keyword&gt;&lt;keyword&gt;*Carcinoma, Transitional Cell/pathology&lt;/keyword&gt;&lt;keyword&gt;Transcription Factors/genetics&lt;/keyword&gt;&lt;keyword&gt;Genomics&lt;/keyword&gt;&lt;keyword&gt;Biomarkers, Tumor/genetics&lt;/keyword&gt;&lt;/keywords&gt;&lt;dates&gt;&lt;year&gt;2024&lt;/year&gt;&lt;pub-dates&gt;&lt;date&gt;Jan&lt;/date&gt;&lt;/pub-dates&gt;&lt;/dates&gt;&lt;isbn&gt;1476-5594 (Electronic)&amp;#xD;0950-9232 (Linking)&lt;/isbn&gt;&lt;accession-num&gt;37996699&lt;/accession-num&gt;&lt;urls&gt;&lt;related-urls&gt;&lt;url&gt;https://www.ncbi.nlm.nih.gov/pubmed/37996699&lt;/url&gt;&lt;/related-urls&gt;&lt;/urls&gt;&lt;electronic-resource-num&gt;10.1038/s41388-023-02876-3&lt;/electronic-resource-num&gt;&lt;/record&gt;&lt;/Cite&gt;&lt;/EndNote&gt;</w:instrText>
      </w:r>
      <w:r w:rsidR="005E784F" w:rsidRPr="00AC61BC">
        <w:rPr>
          <w:sz w:val="22"/>
          <w:szCs w:val="22"/>
          <w:highlight w:val="yellow"/>
        </w:rPr>
        <w:fldChar w:fldCharType="separate"/>
      </w:r>
      <w:r w:rsidR="00755F4D" w:rsidRPr="00755F4D">
        <w:rPr>
          <w:noProof/>
          <w:sz w:val="22"/>
          <w:szCs w:val="22"/>
          <w:highlight w:val="yellow"/>
          <w:vertAlign w:val="superscript"/>
        </w:rPr>
        <w:t>34</w:t>
      </w:r>
      <w:r w:rsidR="005E784F" w:rsidRPr="00AC61BC">
        <w:rPr>
          <w:sz w:val="22"/>
          <w:szCs w:val="22"/>
          <w:highlight w:val="yellow"/>
        </w:rPr>
        <w:fldChar w:fldCharType="end"/>
      </w:r>
      <w:r w:rsidRPr="00AC61BC">
        <w:rPr>
          <w:sz w:val="22"/>
          <w:szCs w:val="22"/>
          <w:highlight w:val="yellow"/>
        </w:rPr>
        <w:t xml:space="preserve"> </w:t>
      </w:r>
      <w:r w:rsidR="005E784F" w:rsidRPr="00AC61BC">
        <w:rPr>
          <w:sz w:val="22"/>
          <w:szCs w:val="22"/>
          <w:highlight w:val="yellow"/>
        </w:rPr>
        <w:t xml:space="preserve">LumNS demonstrated enrichment of </w:t>
      </w:r>
      <w:r w:rsidR="005E784F" w:rsidRPr="00AC61BC">
        <w:rPr>
          <w:i/>
          <w:iCs/>
          <w:sz w:val="22"/>
          <w:szCs w:val="22"/>
          <w:highlight w:val="yellow"/>
        </w:rPr>
        <w:t>LEMD1</w:t>
      </w:r>
      <w:r w:rsidR="005E784F" w:rsidRPr="00AC61BC">
        <w:rPr>
          <w:sz w:val="22"/>
          <w:szCs w:val="22"/>
          <w:highlight w:val="yellow"/>
        </w:rPr>
        <w:t xml:space="preserve"> and </w:t>
      </w:r>
      <w:r w:rsidR="005E784F" w:rsidRPr="00AC61BC">
        <w:rPr>
          <w:i/>
          <w:iCs/>
          <w:sz w:val="22"/>
          <w:szCs w:val="22"/>
          <w:highlight w:val="yellow"/>
        </w:rPr>
        <w:t>OR10R2</w:t>
      </w:r>
      <w:r w:rsidR="005E784F" w:rsidRPr="00AC61BC">
        <w:rPr>
          <w:sz w:val="22"/>
          <w:szCs w:val="22"/>
          <w:highlight w:val="yellow"/>
        </w:rPr>
        <w:t>, genes reported to be overexpressed in UC,</w:t>
      </w:r>
      <w:r w:rsidR="005E784F" w:rsidRPr="00AC61BC">
        <w:rPr>
          <w:sz w:val="22"/>
          <w:szCs w:val="22"/>
          <w:highlight w:val="yellow"/>
        </w:rPr>
        <w:fldChar w:fldCharType="begin">
          <w:fldData xml:space="preserve">PEVuZE5vdGU+PENpdGU+PEF1dGhvcj5MaTwvQXV0aG9yPjxZZWFyPjIwMjM8L1llYXI+PFJlY051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</w:fldData>
        </w:fldChar>
      </w:r>
      <w:r w:rsidR="00755F4D">
        <w:rPr>
          <w:sz w:val="22"/>
          <w:szCs w:val="22"/>
          <w:highlight w:val="yellow"/>
        </w:rPr>
        <w:instrText xml:space="preserve"> ADDIN EN.CITE </w:instrText>
      </w:r>
      <w:r w:rsidR="00755F4D">
        <w:rPr>
          <w:sz w:val="22"/>
          <w:szCs w:val="22"/>
          <w:highlight w:val="yellow"/>
        </w:rPr>
        <w:fldChar w:fldCharType="begin">
          <w:fldData xml:space="preserve">PEVuZE5vdGU+PENpdGU+PEF1dGhvcj5MaTwvQXV0aG9yPjxZZWFyPjIwMjM8L1llYXI+PFJlY051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</w:fldData>
        </w:fldChar>
      </w:r>
      <w:r w:rsidR="00755F4D">
        <w:rPr>
          <w:sz w:val="22"/>
          <w:szCs w:val="22"/>
          <w:highlight w:val="yellow"/>
        </w:rPr>
        <w:instrText xml:space="preserve"> ADDIN EN.CITE.DATA </w:instrText>
      </w:r>
      <w:r w:rsidR="00755F4D">
        <w:rPr>
          <w:sz w:val="22"/>
          <w:szCs w:val="22"/>
          <w:highlight w:val="yellow"/>
        </w:rPr>
      </w:r>
      <w:r w:rsidR="00755F4D">
        <w:rPr>
          <w:sz w:val="22"/>
          <w:szCs w:val="22"/>
          <w:highlight w:val="yellow"/>
        </w:rPr>
        <w:fldChar w:fldCharType="end"/>
      </w:r>
      <w:r w:rsidR="005E784F" w:rsidRPr="00AC61BC">
        <w:rPr>
          <w:sz w:val="22"/>
          <w:szCs w:val="22"/>
          <w:highlight w:val="yellow"/>
        </w:rPr>
      </w:r>
      <w:r w:rsidR="005E784F" w:rsidRPr="00AC61BC">
        <w:rPr>
          <w:sz w:val="22"/>
          <w:szCs w:val="22"/>
          <w:highlight w:val="yellow"/>
        </w:rPr>
        <w:fldChar w:fldCharType="separate"/>
      </w:r>
      <w:r w:rsidR="00755F4D" w:rsidRPr="00755F4D">
        <w:rPr>
          <w:noProof/>
          <w:sz w:val="22"/>
          <w:szCs w:val="22"/>
          <w:highlight w:val="yellow"/>
          <w:vertAlign w:val="superscript"/>
        </w:rPr>
        <w:t>35,36</w:t>
      </w:r>
      <w:r w:rsidR="005E784F" w:rsidRPr="00AC61BC">
        <w:rPr>
          <w:sz w:val="22"/>
          <w:szCs w:val="22"/>
          <w:highlight w:val="yellow"/>
        </w:rPr>
        <w:fldChar w:fldCharType="end"/>
      </w:r>
      <w:r w:rsidR="005E784F" w:rsidRPr="00AC61BC">
        <w:rPr>
          <w:sz w:val="22"/>
          <w:szCs w:val="22"/>
          <w:highlight w:val="yellow"/>
        </w:rPr>
        <w:t xml:space="preserve"> whereas LumU showed upregulation of </w:t>
      </w:r>
      <w:r w:rsidR="005E784F" w:rsidRPr="00AC61BC">
        <w:rPr>
          <w:i/>
          <w:iCs/>
          <w:sz w:val="22"/>
          <w:szCs w:val="22"/>
          <w:highlight w:val="yellow"/>
        </w:rPr>
        <w:t>ACSL1</w:t>
      </w:r>
      <w:r w:rsidR="005E784F" w:rsidRPr="00AC61BC">
        <w:rPr>
          <w:sz w:val="22"/>
          <w:szCs w:val="22"/>
          <w:highlight w:val="yellow"/>
        </w:rPr>
        <w:t xml:space="preserve"> and </w:t>
      </w:r>
      <w:r w:rsidR="005E784F" w:rsidRPr="00AC61BC">
        <w:rPr>
          <w:i/>
          <w:iCs/>
          <w:sz w:val="22"/>
          <w:szCs w:val="22"/>
          <w:highlight w:val="yellow"/>
        </w:rPr>
        <w:t>SPNS2</w:t>
      </w:r>
      <w:r w:rsidR="005E784F" w:rsidRPr="00AC61BC">
        <w:rPr>
          <w:sz w:val="22"/>
          <w:szCs w:val="22"/>
          <w:highlight w:val="yellow"/>
        </w:rPr>
        <w:t xml:space="preserve">, with high </w:t>
      </w:r>
      <w:r w:rsidR="005E784F" w:rsidRPr="00AC61BC">
        <w:rPr>
          <w:i/>
          <w:iCs/>
          <w:sz w:val="22"/>
          <w:szCs w:val="22"/>
          <w:highlight w:val="yellow"/>
        </w:rPr>
        <w:t>ACSL1</w:t>
      </w:r>
      <w:r w:rsidR="005E784F" w:rsidRPr="00AC61BC">
        <w:rPr>
          <w:sz w:val="22"/>
          <w:szCs w:val="22"/>
          <w:highlight w:val="yellow"/>
        </w:rPr>
        <w:t xml:space="preserve"> expression associated with advanced disease and metastatic behavior in UC.</w:t>
      </w:r>
      <w:r w:rsidR="005E784F" w:rsidRPr="00AC61BC">
        <w:rPr>
          <w:sz w:val="22"/>
          <w:szCs w:val="22"/>
          <w:highlight w:val="yellow"/>
        </w:rPr>
        <w:fldChar w:fldCharType="begin">
          <w:fldData xml:space="preserve">PEVuZE5vdGU+PENpdGU+PEF1dGhvcj5KZW9uZzwvQXV0aG9yPjxZZWFyPjIwMjE8L1llYXI+PFJl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</w:fldData>
        </w:fldChar>
      </w:r>
      <w:r w:rsidR="00755F4D">
        <w:rPr>
          <w:sz w:val="22"/>
          <w:szCs w:val="22"/>
          <w:highlight w:val="yellow"/>
        </w:rPr>
        <w:instrText xml:space="preserve"> ADDIN EN.CITE </w:instrText>
      </w:r>
      <w:r w:rsidR="00755F4D">
        <w:rPr>
          <w:sz w:val="22"/>
          <w:szCs w:val="22"/>
          <w:highlight w:val="yellow"/>
        </w:rPr>
        <w:fldChar w:fldCharType="begin">
          <w:fldData xml:space="preserve">PEVuZE5vdGU+PENpdGU+PEF1dGhvcj5KZW9uZzwvQXV0aG9yPjxZZWFyPjIwMjE8L1llYXI+PFJl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</w:fldData>
        </w:fldChar>
      </w:r>
      <w:r w:rsidR="00755F4D">
        <w:rPr>
          <w:sz w:val="22"/>
          <w:szCs w:val="22"/>
          <w:highlight w:val="yellow"/>
        </w:rPr>
        <w:instrText xml:space="preserve"> ADDIN EN.CITE.DATA </w:instrText>
      </w:r>
      <w:r w:rsidR="00755F4D">
        <w:rPr>
          <w:sz w:val="22"/>
          <w:szCs w:val="22"/>
          <w:highlight w:val="yellow"/>
        </w:rPr>
      </w:r>
      <w:r w:rsidR="00755F4D">
        <w:rPr>
          <w:sz w:val="22"/>
          <w:szCs w:val="22"/>
          <w:highlight w:val="yellow"/>
        </w:rPr>
        <w:fldChar w:fldCharType="end"/>
      </w:r>
      <w:r w:rsidR="005E784F" w:rsidRPr="00AC61BC">
        <w:rPr>
          <w:sz w:val="22"/>
          <w:szCs w:val="22"/>
          <w:highlight w:val="yellow"/>
        </w:rPr>
      </w:r>
      <w:r w:rsidR="005E784F" w:rsidRPr="00AC61BC">
        <w:rPr>
          <w:sz w:val="22"/>
          <w:szCs w:val="22"/>
          <w:highlight w:val="yellow"/>
        </w:rPr>
        <w:fldChar w:fldCharType="separate"/>
      </w:r>
      <w:r w:rsidR="00755F4D" w:rsidRPr="00755F4D">
        <w:rPr>
          <w:noProof/>
          <w:sz w:val="22"/>
          <w:szCs w:val="22"/>
          <w:highlight w:val="yellow"/>
          <w:vertAlign w:val="superscript"/>
        </w:rPr>
        <w:t>37</w:t>
      </w:r>
      <w:r w:rsidR="005E784F" w:rsidRPr="00AC61BC">
        <w:rPr>
          <w:sz w:val="22"/>
          <w:szCs w:val="22"/>
          <w:highlight w:val="yellow"/>
        </w:rPr>
        <w:fldChar w:fldCharType="end"/>
      </w:r>
      <w:r w:rsidR="005E784F" w:rsidRPr="00AC61BC">
        <w:rPr>
          <w:sz w:val="22"/>
          <w:szCs w:val="22"/>
          <w:highlight w:val="yellow"/>
        </w:rPr>
        <w:t xml:space="preserve"> </w:t>
      </w:r>
      <w:r w:rsidRPr="00AC61BC">
        <w:rPr>
          <w:sz w:val="22"/>
          <w:szCs w:val="22"/>
          <w:highlight w:val="yellow"/>
        </w:rPr>
        <w:t xml:space="preserve">The stroma-rich class demonstrated enrichment of genes associated with tumor progression and </w:t>
      </w:r>
      <w:r w:rsidR="005E784F" w:rsidRPr="00AC61BC">
        <w:rPr>
          <w:sz w:val="22"/>
          <w:szCs w:val="22"/>
          <w:highlight w:val="yellow"/>
        </w:rPr>
        <w:t>TME</w:t>
      </w:r>
      <w:r w:rsidRPr="00AC61BC">
        <w:rPr>
          <w:sz w:val="22"/>
          <w:szCs w:val="22"/>
          <w:highlight w:val="yellow"/>
        </w:rPr>
        <w:t xml:space="preserve"> interactions, including </w:t>
      </w:r>
      <w:r w:rsidRPr="00AC61BC">
        <w:rPr>
          <w:i/>
          <w:iCs/>
          <w:sz w:val="22"/>
          <w:szCs w:val="22"/>
          <w:highlight w:val="yellow"/>
        </w:rPr>
        <w:t>IGF1</w:t>
      </w:r>
      <w:r w:rsidRPr="00AC61BC">
        <w:rPr>
          <w:sz w:val="22"/>
          <w:szCs w:val="22"/>
          <w:highlight w:val="yellow"/>
        </w:rPr>
        <w:t xml:space="preserve">, </w:t>
      </w:r>
      <w:r w:rsidRPr="00AC61BC">
        <w:rPr>
          <w:i/>
          <w:iCs/>
          <w:sz w:val="22"/>
          <w:szCs w:val="22"/>
          <w:highlight w:val="yellow"/>
        </w:rPr>
        <w:t>CD24</w:t>
      </w:r>
      <w:r w:rsidRPr="00AC61BC">
        <w:rPr>
          <w:sz w:val="22"/>
          <w:szCs w:val="22"/>
          <w:highlight w:val="yellow"/>
        </w:rPr>
        <w:t xml:space="preserve">, and </w:t>
      </w:r>
      <w:r w:rsidRPr="00AC61BC">
        <w:rPr>
          <w:i/>
          <w:iCs/>
          <w:sz w:val="22"/>
          <w:szCs w:val="22"/>
          <w:highlight w:val="yellow"/>
        </w:rPr>
        <w:t>AEBP1</w:t>
      </w:r>
      <w:r w:rsidRPr="00AC61BC">
        <w:rPr>
          <w:sz w:val="22"/>
          <w:szCs w:val="22"/>
          <w:highlight w:val="yellow"/>
        </w:rPr>
        <w:t>, all previously linked to aggressive clinical behavior in bladder cancer.</w:t>
      </w:r>
      <w:r w:rsidR="00AC61BC" w:rsidRPr="00AC61BC">
        <w:rPr>
          <w:sz w:val="22"/>
          <w:szCs w:val="22"/>
          <w:highlight w:val="yellow"/>
        </w:rPr>
        <w:fldChar w:fldCharType="begin">
          <w:fldData xml:space="preserve">PEVuZE5vdGU+PENpdGU+PEF1dGhvcj5TdTwvQXV0aG9yPjxZZWFyPjIwMjA8L1llYXI+PFJlY051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</w:fldData>
        </w:fldChar>
      </w:r>
      <w:r w:rsidR="00755F4D">
        <w:rPr>
          <w:sz w:val="22"/>
          <w:szCs w:val="22"/>
          <w:highlight w:val="yellow"/>
        </w:rPr>
        <w:instrText xml:space="preserve"> ADDIN EN.CITE </w:instrText>
      </w:r>
      <w:r w:rsidR="00755F4D">
        <w:rPr>
          <w:sz w:val="22"/>
          <w:szCs w:val="22"/>
          <w:highlight w:val="yellow"/>
        </w:rPr>
        <w:fldChar w:fldCharType="begin">
          <w:fldData xml:space="preserve">PEVuZE5vdGU+PENpdGU+PEF1dGhvcj5TdTwvQXV0aG9yPjxZZWFyPjIwMjA8L1llYXI+PFJlY051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</w:fldData>
        </w:fldChar>
      </w:r>
      <w:r w:rsidR="00755F4D">
        <w:rPr>
          <w:sz w:val="22"/>
          <w:szCs w:val="22"/>
          <w:highlight w:val="yellow"/>
        </w:rPr>
        <w:instrText xml:space="preserve"> ADDIN EN.CITE.DATA </w:instrText>
      </w:r>
      <w:r w:rsidR="00755F4D">
        <w:rPr>
          <w:sz w:val="22"/>
          <w:szCs w:val="22"/>
          <w:highlight w:val="yellow"/>
        </w:rPr>
      </w:r>
      <w:r w:rsidR="00755F4D">
        <w:rPr>
          <w:sz w:val="22"/>
          <w:szCs w:val="22"/>
          <w:highlight w:val="yellow"/>
        </w:rPr>
        <w:fldChar w:fldCharType="end"/>
      </w:r>
      <w:r w:rsidR="00AC61BC" w:rsidRPr="00AC61BC">
        <w:rPr>
          <w:sz w:val="22"/>
          <w:szCs w:val="22"/>
          <w:highlight w:val="yellow"/>
        </w:rPr>
      </w:r>
      <w:r w:rsidR="00AC61BC" w:rsidRPr="00AC61BC">
        <w:rPr>
          <w:sz w:val="22"/>
          <w:szCs w:val="22"/>
          <w:highlight w:val="yellow"/>
        </w:rPr>
        <w:fldChar w:fldCharType="separate"/>
      </w:r>
      <w:r w:rsidR="00755F4D" w:rsidRPr="00755F4D">
        <w:rPr>
          <w:noProof/>
          <w:sz w:val="22"/>
          <w:szCs w:val="22"/>
          <w:highlight w:val="yellow"/>
          <w:vertAlign w:val="superscript"/>
        </w:rPr>
        <w:t>23,38,39</w:t>
      </w:r>
      <w:r w:rsidR="00AC61BC" w:rsidRPr="00AC61BC">
        <w:rPr>
          <w:sz w:val="22"/>
          <w:szCs w:val="22"/>
          <w:highlight w:val="yellow"/>
        </w:rPr>
        <w:fldChar w:fldCharType="end"/>
      </w:r>
      <w:r w:rsidR="00AC61BC" w:rsidRPr="00AC61BC">
        <w:rPr>
          <w:sz w:val="22"/>
          <w:szCs w:val="22"/>
          <w:highlight w:val="yellow"/>
        </w:rPr>
        <w:t xml:space="preserve"> </w:t>
      </w:r>
      <w:r w:rsidRPr="00AC61BC">
        <w:rPr>
          <w:sz w:val="22"/>
          <w:szCs w:val="22"/>
          <w:highlight w:val="yellow"/>
        </w:rPr>
        <w:t xml:space="preserve">In addition to canonical neuroendocrine markers, the NE-like class demonstrated enrichment of genes associated with stemness and tumor aggressiveness, including </w:t>
      </w:r>
      <w:r w:rsidRPr="00AC61BC">
        <w:rPr>
          <w:i/>
          <w:iCs/>
          <w:sz w:val="22"/>
          <w:szCs w:val="22"/>
          <w:highlight w:val="yellow"/>
        </w:rPr>
        <w:t>NES</w:t>
      </w:r>
      <w:r w:rsidRPr="00AC61BC">
        <w:rPr>
          <w:sz w:val="22"/>
          <w:szCs w:val="22"/>
          <w:highlight w:val="yellow"/>
        </w:rPr>
        <w:t>, a cancer stem cell marker previously associated with adverse outcomes in UC.</w:t>
      </w:r>
      <w:r w:rsidR="00FF7AB8" w:rsidRPr="00AC61BC">
        <w:rPr>
          <w:sz w:val="22"/>
          <w:szCs w:val="22"/>
          <w:highlight w:val="yellow"/>
        </w:rPr>
        <w:fldChar w:fldCharType="begin">
          <w:fldData xml:space="preserve">PEVuZE5vdGU+PENpdGU+PEF1dGhvcj5UYWJhdGE8L0F1dGhvcj48WWVhcj4yMDE0PC9ZZWFyPjxS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</w:fldData>
        </w:fldChar>
      </w:r>
      <w:r w:rsidR="00755F4D">
        <w:rPr>
          <w:sz w:val="22"/>
          <w:szCs w:val="22"/>
          <w:highlight w:val="yellow"/>
        </w:rPr>
        <w:instrText xml:space="preserve"> ADDIN EN.CITE </w:instrText>
      </w:r>
      <w:r w:rsidR="00755F4D">
        <w:rPr>
          <w:sz w:val="22"/>
          <w:szCs w:val="22"/>
          <w:highlight w:val="yellow"/>
        </w:rPr>
        <w:fldChar w:fldCharType="begin">
          <w:fldData xml:space="preserve">PEVuZE5vdGU+PENpdGU+PEF1dGhvcj5UYWJhdGE8L0F1dGhvcj48WWVhcj4yMDE0PC9ZZWFyPjxS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</w:fldData>
        </w:fldChar>
      </w:r>
      <w:r w:rsidR="00755F4D">
        <w:rPr>
          <w:sz w:val="22"/>
          <w:szCs w:val="22"/>
          <w:highlight w:val="yellow"/>
        </w:rPr>
        <w:instrText xml:space="preserve"> ADDIN EN.CITE.DATA </w:instrText>
      </w:r>
      <w:r w:rsidR="00755F4D">
        <w:rPr>
          <w:sz w:val="22"/>
          <w:szCs w:val="22"/>
          <w:highlight w:val="yellow"/>
        </w:rPr>
      </w:r>
      <w:r w:rsidR="00755F4D">
        <w:rPr>
          <w:sz w:val="22"/>
          <w:szCs w:val="22"/>
          <w:highlight w:val="yellow"/>
        </w:rPr>
        <w:fldChar w:fldCharType="end"/>
      </w:r>
      <w:r w:rsidR="00FF7AB8" w:rsidRPr="00AC61BC">
        <w:rPr>
          <w:sz w:val="22"/>
          <w:szCs w:val="22"/>
          <w:highlight w:val="yellow"/>
        </w:rPr>
      </w:r>
      <w:r w:rsidR="00FF7AB8" w:rsidRPr="00AC61BC">
        <w:rPr>
          <w:sz w:val="22"/>
          <w:szCs w:val="22"/>
          <w:highlight w:val="yellow"/>
        </w:rPr>
        <w:fldChar w:fldCharType="separate"/>
      </w:r>
      <w:r w:rsidR="00755F4D" w:rsidRPr="00755F4D">
        <w:rPr>
          <w:noProof/>
          <w:sz w:val="22"/>
          <w:szCs w:val="22"/>
          <w:highlight w:val="yellow"/>
          <w:vertAlign w:val="superscript"/>
        </w:rPr>
        <w:t>40</w:t>
      </w:r>
      <w:r w:rsidR="00FF7AB8" w:rsidRPr="00AC61BC">
        <w:rPr>
          <w:sz w:val="22"/>
          <w:szCs w:val="22"/>
          <w:highlight w:val="yellow"/>
        </w:rPr>
        <w:fldChar w:fldCharType="end"/>
      </w:r>
      <w:r w:rsidR="005D25EB" w:rsidRPr="005D25EB">
        <w:rPr>
          <w:sz w:val="22"/>
          <w:szCs w:val="22"/>
        </w:rPr>
        <w:t xml:space="preserve"> </w:t>
      </w:r>
    </w:p>
    <w:p w14:paraId="6E7BA98C" w14:textId="4B48DD7C" w:rsidR="00F10155" w:rsidRPr="00F10155" w:rsidRDefault="00F10155" w:rsidP="00F10155">
      <w:pPr>
        <w:autoSpaceDE w:val="0"/>
        <w:autoSpaceDN w:val="0"/>
        <w:adjustRightInd w:val="0"/>
        <w:spacing w:line="360" w:lineRule="auto"/>
        <w:ind w:firstLine="720"/>
        <w:jc w:val="both"/>
        <w:rPr>
          <w:sz w:val="22"/>
          <w:szCs w:val="22"/>
        </w:rPr>
      </w:pPr>
      <w:bookmarkStart w:id="66" w:name="_Hlk231747912"/>
      <w:r w:rsidRPr="00F10155">
        <w:rPr>
          <w:sz w:val="22"/>
          <w:szCs w:val="22"/>
          <w:highlight w:val="yellow"/>
        </w:rPr>
        <w:t xml:space="preserve">Although the consensus molecular classifier was developed primarily using conventional UCs </w:t>
      </w:r>
      <w:r w:rsidRPr="00DA6519">
        <w:rPr>
          <w:sz w:val="22"/>
          <w:szCs w:val="22"/>
          <w:highlight w:val="yellow"/>
        </w:rPr>
        <w:t>rather than histological subtypes</w:t>
      </w:r>
      <w:r w:rsidRPr="00F10155">
        <w:rPr>
          <w:sz w:val="22"/>
          <w:szCs w:val="22"/>
          <w:highlight w:val="yellow"/>
        </w:rPr>
        <w:t xml:space="preserve">, consensus molecular classifications have previously been explored in MP and SM. </w:t>
      </w:r>
      <w:r w:rsidRPr="00DA6519">
        <w:rPr>
          <w:sz w:val="22"/>
          <w:szCs w:val="22"/>
          <w:highlight w:val="yellow"/>
        </w:rPr>
        <w:t xml:space="preserve">In the prior study, LumNS tumors were enriched </w:t>
      </w:r>
      <w:r w:rsidR="00852D4E">
        <w:rPr>
          <w:sz w:val="22"/>
          <w:szCs w:val="22"/>
          <w:highlight w:val="yellow"/>
        </w:rPr>
        <w:t>with</w:t>
      </w:r>
      <w:r w:rsidRPr="00DA6519">
        <w:rPr>
          <w:sz w:val="22"/>
          <w:szCs w:val="22"/>
          <w:highlight w:val="yellow"/>
        </w:rPr>
        <w:t xml:space="preserve"> MP</w:t>
      </w:r>
      <w:r w:rsidR="00852D4E">
        <w:rPr>
          <w:sz w:val="22"/>
          <w:szCs w:val="22"/>
          <w:highlight w:val="yellow"/>
        </w:rPr>
        <w:t xml:space="preserve"> morphology</w:t>
      </w:r>
      <w:r w:rsidRPr="00DA6519">
        <w:rPr>
          <w:sz w:val="22"/>
          <w:szCs w:val="22"/>
          <w:highlight w:val="yellow"/>
        </w:rPr>
        <w:t xml:space="preserve"> (9/25 tumors),</w:t>
      </w:r>
      <w:r w:rsidR="00DA6519" w:rsidRPr="00DA6519">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DA6519" w:rsidRPr="00DA6519">
        <w:rPr>
          <w:sz w:val="22"/>
          <w:szCs w:val="22"/>
          <w:highlight w:val="yellow"/>
        </w:rPr>
        <w:instrText xml:space="preserve"> ADDIN EN.CITE </w:instrText>
      </w:r>
      <w:r w:rsidR="00DA6519" w:rsidRPr="00DA6519">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DA6519" w:rsidRPr="00DA6519">
        <w:rPr>
          <w:sz w:val="22"/>
          <w:szCs w:val="22"/>
          <w:highlight w:val="yellow"/>
        </w:rPr>
        <w:instrText xml:space="preserve"> ADDIN EN.CITE.DATA </w:instrText>
      </w:r>
      <w:r w:rsidR="00DA6519" w:rsidRPr="00DA6519">
        <w:rPr>
          <w:sz w:val="22"/>
          <w:szCs w:val="22"/>
          <w:highlight w:val="yellow"/>
        </w:rPr>
      </w:r>
      <w:r w:rsidR="00DA6519" w:rsidRPr="00DA6519">
        <w:rPr>
          <w:sz w:val="22"/>
          <w:szCs w:val="22"/>
          <w:highlight w:val="yellow"/>
        </w:rPr>
        <w:fldChar w:fldCharType="end"/>
      </w:r>
      <w:r w:rsidR="00DA6519" w:rsidRPr="00DA6519">
        <w:rPr>
          <w:sz w:val="22"/>
          <w:szCs w:val="22"/>
          <w:highlight w:val="yellow"/>
        </w:rPr>
      </w:r>
      <w:r w:rsidR="00DA6519" w:rsidRPr="00DA6519">
        <w:rPr>
          <w:sz w:val="22"/>
          <w:szCs w:val="22"/>
          <w:highlight w:val="yellow"/>
        </w:rPr>
        <w:fldChar w:fldCharType="separate"/>
      </w:r>
      <w:r w:rsidR="00DA6519" w:rsidRPr="00DA6519">
        <w:rPr>
          <w:noProof/>
          <w:sz w:val="22"/>
          <w:szCs w:val="22"/>
          <w:highlight w:val="yellow"/>
          <w:vertAlign w:val="superscript"/>
        </w:rPr>
        <w:t>6</w:t>
      </w:r>
      <w:r w:rsidR="00DA6519" w:rsidRPr="00DA6519">
        <w:rPr>
          <w:sz w:val="22"/>
          <w:szCs w:val="22"/>
          <w:highlight w:val="yellow"/>
        </w:rPr>
        <w:fldChar w:fldCharType="end"/>
      </w:r>
      <w:r w:rsidR="00DA6519" w:rsidRPr="00DA6519">
        <w:rPr>
          <w:sz w:val="22"/>
          <w:szCs w:val="22"/>
          <w:highlight w:val="yellow"/>
        </w:rPr>
        <w:t xml:space="preserve"> </w:t>
      </w:r>
      <w:r w:rsidRPr="00DA6519">
        <w:rPr>
          <w:sz w:val="22"/>
          <w:szCs w:val="22"/>
          <w:highlight w:val="yellow"/>
        </w:rPr>
        <w:t xml:space="preserve"> whereas LumU was more frequent in our cohort, although both studies were limited by relatively small sample sizes. </w:t>
      </w:r>
      <w:r w:rsidRPr="00F10155">
        <w:rPr>
          <w:sz w:val="22"/>
          <w:szCs w:val="22"/>
          <w:highlight w:val="yellow"/>
        </w:rPr>
        <w:t>Consistent with previous findings, SM was predominantly classified as Ba/Sq, with a subset assigned to the NE-like class.</w:t>
      </w:r>
      <w:r w:rsidR="00DA6519" w:rsidRPr="00DA6519">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DA6519" w:rsidRPr="00DA6519">
        <w:rPr>
          <w:sz w:val="22"/>
          <w:szCs w:val="22"/>
          <w:highlight w:val="yellow"/>
        </w:rPr>
        <w:instrText xml:space="preserve"> ADDIN EN.CITE </w:instrText>
      </w:r>
      <w:r w:rsidR="00DA6519" w:rsidRPr="00DA6519">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DA6519" w:rsidRPr="00DA6519">
        <w:rPr>
          <w:sz w:val="22"/>
          <w:szCs w:val="22"/>
          <w:highlight w:val="yellow"/>
        </w:rPr>
        <w:instrText xml:space="preserve"> ADDIN EN.CITE.DATA </w:instrText>
      </w:r>
      <w:r w:rsidR="00DA6519" w:rsidRPr="00DA6519">
        <w:rPr>
          <w:sz w:val="22"/>
          <w:szCs w:val="22"/>
          <w:highlight w:val="yellow"/>
        </w:rPr>
      </w:r>
      <w:r w:rsidR="00DA6519" w:rsidRPr="00DA6519">
        <w:rPr>
          <w:sz w:val="22"/>
          <w:szCs w:val="22"/>
          <w:highlight w:val="yellow"/>
        </w:rPr>
        <w:fldChar w:fldCharType="end"/>
      </w:r>
      <w:r w:rsidR="00DA6519" w:rsidRPr="00DA6519">
        <w:rPr>
          <w:sz w:val="22"/>
          <w:szCs w:val="22"/>
          <w:highlight w:val="yellow"/>
        </w:rPr>
      </w:r>
      <w:r w:rsidR="00DA6519" w:rsidRPr="00DA6519">
        <w:rPr>
          <w:sz w:val="22"/>
          <w:szCs w:val="22"/>
          <w:highlight w:val="yellow"/>
        </w:rPr>
        <w:fldChar w:fldCharType="separate"/>
      </w:r>
      <w:r w:rsidR="00DA6519" w:rsidRPr="00DA6519">
        <w:rPr>
          <w:noProof/>
          <w:sz w:val="22"/>
          <w:szCs w:val="22"/>
          <w:highlight w:val="yellow"/>
          <w:vertAlign w:val="superscript"/>
        </w:rPr>
        <w:t>6</w:t>
      </w:r>
      <w:r w:rsidR="00DA6519" w:rsidRPr="00DA6519">
        <w:rPr>
          <w:sz w:val="22"/>
          <w:szCs w:val="22"/>
          <w:highlight w:val="yellow"/>
        </w:rPr>
        <w:fldChar w:fldCharType="end"/>
      </w:r>
      <w:r w:rsidRPr="00F10155">
        <w:rPr>
          <w:sz w:val="22"/>
          <w:szCs w:val="22"/>
          <w:highlight w:val="yellow"/>
        </w:rPr>
        <w:t xml:space="preserve"> </w:t>
      </w:r>
      <w:r w:rsidR="00F87C8B" w:rsidRPr="00DA6519">
        <w:rPr>
          <w:sz w:val="22"/>
          <w:szCs w:val="22"/>
          <w:highlight w:val="yellow"/>
        </w:rPr>
        <w:t>In the current study, integration of histopathology with ST analysis preserved tissue architecture and demonstrated intratumoral molecular class heterogeneity, while spatially resolved analysis further identified distinct transcriptional programs among MP, PC, and SM, including the intermediate transcriptomic features observed in PC between MP and SM.</w:t>
      </w:r>
    </w:p>
    <w:bookmarkEnd w:id="66"/>
    <w:p w14:paraId="0DBFC79E" w14:textId="67D401D5" w:rsidR="00262DB0" w:rsidRDefault="00CE5295" w:rsidP="00536486">
      <w:pPr>
        <w:autoSpaceDE w:val="0"/>
        <w:autoSpaceDN w:val="0"/>
        <w:adjustRightInd w:val="0"/>
        <w:spacing w:line="360" w:lineRule="auto"/>
        <w:ind w:firstLine="720"/>
        <w:jc w:val="both"/>
        <w:rPr>
          <w:ins w:id="67" w:author="Nawrocki, Cole Charles (ccn7wn)" w:date="2026-06-15T15:05:00Z" w16du:dateUtc="2026-06-15T19:05:00Z"/>
          <w:sz w:val="22"/>
          <w:szCs w:val="22"/>
          <w:highlight w:val="yellow"/>
        </w:rPr>
      </w:pPr>
      <w:commentRangeStart w:id="68"/>
      <w:r w:rsidRPr="00CE5295">
        <w:rPr>
          <w:sz w:val="22"/>
          <w:szCs w:val="22"/>
        </w:rPr>
        <w:t xml:space="preserve">This study has </w:t>
      </w:r>
      <w:r w:rsidR="00A31E81">
        <w:rPr>
          <w:sz w:val="22"/>
          <w:szCs w:val="22"/>
        </w:rPr>
        <w:t>certain</w:t>
      </w:r>
      <w:r w:rsidRPr="00CE5295">
        <w:rPr>
          <w:sz w:val="22"/>
          <w:szCs w:val="22"/>
        </w:rPr>
        <w:t xml:space="preserve"> </w:t>
      </w:r>
      <w:ins w:id="69" w:author="Nawrocki, Cole Charles (ccn7wn)" w:date="2026-06-15T15:04:00Z" w16du:dateUtc="2026-06-15T19:04:00Z">
        <w:r w:rsidR="00981A13">
          <w:rPr>
            <w:sz w:val="22"/>
            <w:szCs w:val="22"/>
          </w:rPr>
          <w:t>anal</w:t>
        </w:r>
      </w:ins>
      <w:ins w:id="70" w:author="Nawrocki, Cole Charles (ccn7wn)" w:date="2026-06-15T15:05:00Z" w16du:dateUtc="2026-06-15T19:05:00Z">
        <w:r w:rsidR="00981A13">
          <w:rPr>
            <w:sz w:val="22"/>
            <w:szCs w:val="22"/>
          </w:rPr>
          <w:t xml:space="preserve">ytical </w:t>
        </w:r>
      </w:ins>
      <w:r w:rsidRPr="00CE5295">
        <w:rPr>
          <w:sz w:val="22"/>
          <w:szCs w:val="22"/>
        </w:rPr>
        <w:t xml:space="preserve">limitations, including </w:t>
      </w:r>
      <w:bookmarkStart w:id="71" w:name="_Hlk231562886"/>
      <w:r w:rsidRPr="00CE5295">
        <w:rPr>
          <w:sz w:val="22"/>
          <w:szCs w:val="22"/>
        </w:rPr>
        <w:t>a relatively small sample size</w:t>
      </w:r>
      <w:r w:rsidR="00631314">
        <w:rPr>
          <w:sz w:val="22"/>
          <w:szCs w:val="22"/>
        </w:rPr>
        <w:t xml:space="preserve"> </w:t>
      </w:r>
      <w:r w:rsidR="00631314" w:rsidRPr="00894833">
        <w:rPr>
          <w:sz w:val="22"/>
          <w:szCs w:val="22"/>
          <w:highlight w:val="yellow"/>
        </w:rPr>
        <w:t xml:space="preserve">and </w:t>
      </w:r>
      <w:ins w:id="72" w:author="Nawrocki, Cole Charles (ccn7wn)" w:date="2026-06-15T15:06:00Z" w16du:dateUtc="2026-06-15T19:06:00Z">
        <w:r w:rsidR="00546618">
          <w:rPr>
            <w:sz w:val="22"/>
            <w:szCs w:val="22"/>
            <w:highlight w:val="yellow"/>
          </w:rPr>
          <w:t xml:space="preserve">a </w:t>
        </w:r>
      </w:ins>
      <w:r w:rsidR="00631314" w:rsidRPr="00894833">
        <w:rPr>
          <w:sz w:val="22"/>
          <w:szCs w:val="22"/>
          <w:highlight w:val="yellow"/>
        </w:rPr>
        <w:t xml:space="preserve">limited number of AOIs, which may reduce statistical power and limit the generalizability of the findings. </w:t>
      </w:r>
      <w:ins w:id="73" w:author="Nawrocki, Cole Charles (ccn7wn)" w:date="2026-06-15T14:59:00Z" w16du:dateUtc="2026-06-15T18:59:00Z">
        <w:r w:rsidR="00A914CE">
          <w:rPr>
            <w:sz w:val="22"/>
            <w:szCs w:val="22"/>
            <w:highlight w:val="yellow"/>
          </w:rPr>
          <w:t>Furthermore, the study</w:t>
        </w:r>
      </w:ins>
      <w:ins w:id="74" w:author="Nawrocki, Cole Charles (ccn7wn)" w:date="2026-06-15T15:00:00Z" w16du:dateUtc="2026-06-15T19:00:00Z">
        <w:r w:rsidR="00A914CE">
          <w:rPr>
            <w:sz w:val="22"/>
            <w:szCs w:val="22"/>
            <w:highlight w:val="yellow"/>
          </w:rPr>
          <w:t>’s</w:t>
        </w:r>
      </w:ins>
      <w:ins w:id="75" w:author="Nawrocki, Cole Charles (ccn7wn)" w:date="2026-06-15T14:59:00Z" w16du:dateUtc="2026-06-15T18:59:00Z">
        <w:r w:rsidR="00A914CE">
          <w:rPr>
            <w:sz w:val="22"/>
            <w:szCs w:val="22"/>
            <w:highlight w:val="yellow"/>
          </w:rPr>
          <w:t xml:space="preserve"> design is somewhat unbalanced, with some patients sampled </w:t>
        </w:r>
      </w:ins>
      <w:ins w:id="76" w:author="Nawrocki, Cole Charles (ccn7wn)" w:date="2026-06-15T15:00:00Z" w16du:dateUtc="2026-06-15T19:00:00Z">
        <w:r w:rsidR="00A914CE">
          <w:rPr>
            <w:sz w:val="22"/>
            <w:szCs w:val="22"/>
            <w:highlight w:val="yellow"/>
          </w:rPr>
          <w:t xml:space="preserve">with more AOIs than others. This design can introduce pseudo-replication bias, which we attempted to </w:t>
        </w:r>
      </w:ins>
      <w:ins w:id="77" w:author="Nawrocki, Cole Charles (ccn7wn)" w:date="2026-06-15T15:01:00Z" w16du:dateUtc="2026-06-15T19:01:00Z">
        <w:r w:rsidR="00A914CE">
          <w:rPr>
            <w:sz w:val="22"/>
            <w:szCs w:val="22"/>
            <w:highlight w:val="yellow"/>
          </w:rPr>
          <w:t xml:space="preserve">account for with fixed effects modeling. Still, </w:t>
        </w:r>
      </w:ins>
      <w:ins w:id="78" w:author="Nawrocki, Cole Charles (ccn7wn)" w:date="2026-06-15T15:03:00Z" w16du:dateUtc="2026-06-15T19:03:00Z">
        <w:r w:rsidR="00A914CE">
          <w:rPr>
            <w:sz w:val="22"/>
            <w:szCs w:val="22"/>
            <w:highlight w:val="yellow"/>
          </w:rPr>
          <w:t xml:space="preserve">as discussed by </w:t>
        </w:r>
        <w:commentRangeStart w:id="79"/>
        <w:r w:rsidR="00A914CE">
          <w:rPr>
            <w:sz w:val="22"/>
            <w:szCs w:val="22"/>
            <w:highlight w:val="yellow"/>
          </w:rPr>
          <w:t>Oberprill</w:t>
        </w:r>
      </w:ins>
      <w:ins w:id="80" w:author="Nawrocki, Cole Charles (ccn7wn)" w:date="2026-06-15T15:04:00Z" w16du:dateUtc="2026-06-15T19:04:00Z">
        <w:r w:rsidR="00A914CE">
          <w:rPr>
            <w:sz w:val="22"/>
            <w:szCs w:val="22"/>
            <w:highlight w:val="yellow"/>
          </w:rPr>
          <w:t>er et al.</w:t>
        </w:r>
      </w:ins>
      <w:commentRangeEnd w:id="79"/>
      <w:r w:rsidR="00A914CE">
        <w:rPr>
          <w:rStyle w:val="CommentReference"/>
          <w:sz w:val="22"/>
          <w:szCs w:val="22"/>
          <w:highlight w:val="yellow"/>
        </w:rPr>
        <w:commentReference w:id="79"/>
      </w:r>
      <w:ins w:id="81" w:author="Nawrocki, Cole Charles (ccn7wn)" w:date="2026-06-15T15:04:00Z" w16du:dateUtc="2026-06-15T19:04:00Z">
        <w:r w:rsidR="00A914CE">
          <w:rPr>
            <w:sz w:val="22"/>
            <w:szCs w:val="22"/>
            <w:highlight w:val="yellow"/>
          </w:rPr>
          <w:t xml:space="preserve">, </w:t>
        </w:r>
      </w:ins>
      <w:ins w:id="82" w:author="Nawrocki, Cole Charles (ccn7wn)" w:date="2026-06-15T15:02:00Z" w16du:dateUtc="2026-06-15T19:02:00Z">
        <w:r w:rsidR="00A914CE">
          <w:rPr>
            <w:sz w:val="22"/>
            <w:szCs w:val="22"/>
            <w:highlight w:val="yellow"/>
          </w:rPr>
          <w:t xml:space="preserve">this approach is not a settled solution, and further exploration of this data with </w:t>
        </w:r>
      </w:ins>
      <w:ins w:id="83" w:author="Nawrocki, Cole Charles (ccn7wn)" w:date="2026-06-15T15:07:00Z" w16du:dateUtc="2026-06-15T19:07:00Z">
        <w:r w:rsidR="00785ED7">
          <w:rPr>
            <w:sz w:val="22"/>
            <w:szCs w:val="22"/>
            <w:highlight w:val="yellow"/>
          </w:rPr>
          <w:t xml:space="preserve">alterative </w:t>
        </w:r>
      </w:ins>
      <w:ins w:id="84" w:author="Nawrocki, Cole Charles (ccn7wn)" w:date="2026-06-15T15:02:00Z" w16du:dateUtc="2026-06-15T19:02:00Z">
        <w:r w:rsidR="00A914CE">
          <w:rPr>
            <w:sz w:val="22"/>
            <w:szCs w:val="22"/>
            <w:highlight w:val="yellow"/>
          </w:rPr>
          <w:t>mixed mode</w:t>
        </w:r>
      </w:ins>
      <w:ins w:id="85" w:author="Nawrocki, Cole Charles (ccn7wn)" w:date="2026-06-15T15:03:00Z" w16du:dateUtc="2026-06-15T19:03:00Z">
        <w:r w:rsidR="00A914CE">
          <w:rPr>
            <w:sz w:val="22"/>
            <w:szCs w:val="22"/>
            <w:highlight w:val="yellow"/>
          </w:rPr>
          <w:t>ling frameworks</w:t>
        </w:r>
      </w:ins>
      <w:ins w:id="86" w:author="Nawrocki, Cole Charles (ccn7wn)" w:date="2026-06-15T15:07:00Z" w16du:dateUtc="2026-06-15T19:07:00Z">
        <w:r w:rsidR="00546618">
          <w:rPr>
            <w:sz w:val="22"/>
            <w:szCs w:val="22"/>
            <w:highlight w:val="yellow"/>
          </w:rPr>
          <w:t xml:space="preserve"> built</w:t>
        </w:r>
      </w:ins>
      <w:ins w:id="87" w:author="Nawrocki, Cole Charles (ccn7wn)" w:date="2026-06-15T15:04:00Z" w16du:dateUtc="2026-06-15T19:04:00Z">
        <w:r w:rsidR="00A914CE">
          <w:rPr>
            <w:sz w:val="22"/>
            <w:szCs w:val="22"/>
            <w:highlight w:val="yellow"/>
          </w:rPr>
          <w:t xml:space="preserve"> for RNA-seq data</w:t>
        </w:r>
      </w:ins>
      <w:ins w:id="88" w:author="Nawrocki, Cole Charles (ccn7wn)" w:date="2026-06-15T15:03:00Z" w16du:dateUtc="2026-06-15T19:03:00Z">
        <w:r w:rsidR="00A914CE">
          <w:rPr>
            <w:sz w:val="22"/>
            <w:szCs w:val="22"/>
            <w:highlight w:val="yellow"/>
          </w:rPr>
          <w:t>,</w:t>
        </w:r>
      </w:ins>
      <w:ins w:id="89" w:author="Nawrocki, Cole Charles (ccn7wn)" w:date="2026-06-15T15:04:00Z" w16du:dateUtc="2026-06-15T19:04:00Z">
        <w:r w:rsidR="00A914CE">
          <w:rPr>
            <w:sz w:val="22"/>
            <w:szCs w:val="22"/>
            <w:highlight w:val="yellow"/>
          </w:rPr>
          <w:t xml:space="preserve"> such as </w:t>
        </w:r>
        <w:commentRangeStart w:id="90"/>
        <w:r w:rsidR="00A914CE">
          <w:rPr>
            <w:sz w:val="22"/>
            <w:szCs w:val="22"/>
            <w:highlight w:val="yellow"/>
          </w:rPr>
          <w:t>variancePartition</w:t>
        </w:r>
      </w:ins>
      <w:commentRangeEnd w:id="90"/>
      <w:r w:rsidR="009D614F">
        <w:rPr>
          <w:rStyle w:val="CommentReference"/>
          <w:sz w:val="22"/>
          <w:szCs w:val="22"/>
          <w:highlight w:val="yellow"/>
        </w:rPr>
        <w:commentReference w:id="90"/>
      </w:r>
      <w:ins w:id="91" w:author="Nawrocki, Cole Charles (ccn7wn)" w:date="2026-06-15T15:04:00Z" w16du:dateUtc="2026-06-15T19:04:00Z">
        <w:r w:rsidR="00A914CE">
          <w:rPr>
            <w:sz w:val="22"/>
            <w:szCs w:val="22"/>
            <w:highlight w:val="yellow"/>
          </w:rPr>
          <w:t>, are warranted.</w:t>
        </w:r>
      </w:ins>
      <w:ins w:id="92" w:author="Nawrocki, Cole Charles (ccn7wn)" w:date="2026-06-15T15:00:00Z" w16du:dateUtc="2026-06-15T19:00:00Z">
        <w:r w:rsidR="00A914CE">
          <w:rPr>
            <w:sz w:val="22"/>
            <w:szCs w:val="22"/>
            <w:highlight w:val="yellow"/>
          </w:rPr>
          <w:t xml:space="preserve"> </w:t>
        </w:r>
      </w:ins>
      <w:r w:rsidR="00894833" w:rsidRPr="00894833">
        <w:rPr>
          <w:sz w:val="22"/>
          <w:szCs w:val="22"/>
          <w:highlight w:val="yellow"/>
        </w:rPr>
        <w:t xml:space="preserve">Additionally, the use of </w:t>
      </w:r>
      <w:r w:rsidR="00894833" w:rsidRPr="00FB287A">
        <w:rPr>
          <w:sz w:val="22"/>
          <w:szCs w:val="22"/>
          <w:highlight w:val="yellow"/>
        </w:rPr>
        <w:t xml:space="preserve">TMA-based ST </w:t>
      </w:r>
      <w:r w:rsidR="00FB287A" w:rsidRPr="00FB287A">
        <w:rPr>
          <w:sz w:val="22"/>
          <w:szCs w:val="22"/>
          <w:highlight w:val="yellow"/>
        </w:rPr>
        <w:t xml:space="preserve">analysis </w:t>
      </w:r>
      <w:r w:rsidR="00894833" w:rsidRPr="00FB287A">
        <w:rPr>
          <w:sz w:val="22"/>
          <w:szCs w:val="22"/>
          <w:highlight w:val="yellow"/>
        </w:rPr>
        <w:t xml:space="preserve">might limit the evaluation of broader spatial architecture and introduce sampling bias. </w:t>
      </w:r>
      <w:r w:rsidR="000A2157" w:rsidRPr="00FB287A">
        <w:rPr>
          <w:sz w:val="22"/>
          <w:szCs w:val="22"/>
          <w:highlight w:val="yellow"/>
        </w:rPr>
        <w:t xml:space="preserve">The consensus molecular </w:t>
      </w:r>
      <w:r w:rsidR="000A2157" w:rsidRPr="000A2157">
        <w:rPr>
          <w:sz w:val="22"/>
          <w:szCs w:val="22"/>
          <w:highlight w:val="yellow"/>
        </w:rPr>
        <w:t xml:space="preserve">classification </w:t>
      </w:r>
      <w:r w:rsidR="000A2157" w:rsidRPr="000A2157">
        <w:rPr>
          <w:sz w:val="22"/>
          <w:szCs w:val="22"/>
          <w:highlight w:val="yellow"/>
        </w:rPr>
        <w:lastRenderedPageBreak/>
        <w:t xml:space="preserve">framework was originally developed using bulk </w:t>
      </w:r>
      <w:commentRangeStart w:id="93"/>
      <w:ins w:id="94" w:author="Nawrocki, Cole Charles (ccn7wn)" w:date="2026-06-15T14:57:00Z" w16du:dateUtc="2026-06-15T18:57:00Z">
        <w:r w:rsidR="00A914CE">
          <w:rPr>
            <w:sz w:val="22"/>
            <w:szCs w:val="22"/>
            <w:highlight w:val="yellow"/>
          </w:rPr>
          <w:t>RNA-seq</w:t>
        </w:r>
      </w:ins>
      <w:del w:id="95" w:author="Nawrocki, Cole Charles (ccn7wn)" w:date="2026-06-15T14:57:00Z" w16du:dateUtc="2026-06-15T18:57:00Z">
        <w:r w:rsidR="000A2157" w:rsidRPr="000A2157" w:rsidDel="00A914CE">
          <w:rPr>
            <w:sz w:val="22"/>
            <w:szCs w:val="22"/>
            <w:highlight w:val="yellow"/>
          </w:rPr>
          <w:delText>transcriptomic</w:delText>
        </w:r>
      </w:del>
      <w:r w:rsidR="000A2157" w:rsidRPr="000A2157">
        <w:rPr>
          <w:sz w:val="22"/>
          <w:szCs w:val="22"/>
          <w:highlight w:val="yellow"/>
        </w:rPr>
        <w:t xml:space="preserve"> data</w:t>
      </w:r>
      <w:commentRangeEnd w:id="93"/>
      <w:r w:rsidR="00A914CE" w:rsidRPr="000A2157">
        <w:rPr>
          <w:rStyle w:val="CommentReference"/>
          <w:sz w:val="22"/>
          <w:szCs w:val="22"/>
          <w:highlight w:val="yellow"/>
        </w:rPr>
        <w:commentReference w:id="93"/>
      </w:r>
      <w:r w:rsidR="000A2157" w:rsidRPr="000A2157">
        <w:rPr>
          <w:sz w:val="22"/>
          <w:szCs w:val="22"/>
          <w:highlight w:val="yellow"/>
        </w:rPr>
        <w:t>, and studies evaluating its application to ST platforms such as GeoMx remain limited. ST data may also capture more localized transcriptional programs than bulk pr</w:t>
      </w:r>
      <w:r w:rsidR="000A2157" w:rsidRPr="00536486">
        <w:rPr>
          <w:sz w:val="22"/>
          <w:szCs w:val="22"/>
          <w:highlight w:val="yellow"/>
        </w:rPr>
        <w:t xml:space="preserve">ofiling. </w:t>
      </w:r>
      <w:commentRangeEnd w:id="68"/>
      <w:r w:rsidR="008C205A">
        <w:rPr>
          <w:rStyle w:val="CommentReference"/>
          <w:sz w:val="22"/>
          <w:szCs w:val="22"/>
          <w:highlight w:val="yellow"/>
        </w:rPr>
        <w:commentReference w:id="68"/>
      </w:r>
    </w:p>
    <w:p w14:paraId="258D7F54" w14:textId="665CB605" w:rsidR="00FF652E" w:rsidRPr="00894833" w:rsidRDefault="00536486" w:rsidP="00536486">
      <w:pPr>
        <w:autoSpaceDE w:val="0"/>
        <w:autoSpaceDN w:val="0"/>
        <w:adjustRightInd w:val="0"/>
        <w:spacing w:line="360" w:lineRule="auto"/>
        <w:ind w:firstLine="720"/>
        <w:jc w:val="both"/>
        <w:rPr>
          <w:sz w:val="22"/>
          <w:szCs w:val="22"/>
          <w:highlight w:val="yellow"/>
        </w:rPr>
      </w:pPr>
      <w:r w:rsidRPr="00536486">
        <w:rPr>
          <w:sz w:val="22"/>
          <w:szCs w:val="22"/>
          <w:highlight w:val="yellow"/>
        </w:rPr>
        <w:t>The cohort was also enriched for male patients with advanced disease; however, bladder UC is substantially more common in men,</w:t>
      </w:r>
      <w:r w:rsidRPr="00536486">
        <w:rPr>
          <w:sz w:val="22"/>
          <w:szCs w:val="22"/>
          <w:highlight w:val="yellow"/>
        </w:rPr>
        <w:fldChar w:fldCharType="begin">
          <w:fldData xml:space="preserve">PEVuZE5vdGU+PENpdGU+PEF1dGhvcj5WaXN3YW1iYXJhbTwvQXV0aG9yPjxZZWFyPjIwMjA8L1ll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</w:fldData>
        </w:fldChar>
      </w:r>
      <w:r w:rsidR="00755F4D">
        <w:rPr>
          <w:sz w:val="22"/>
          <w:szCs w:val="22"/>
          <w:highlight w:val="yellow"/>
        </w:rPr>
        <w:instrText xml:space="preserve"> ADDIN EN.CITE </w:instrText>
      </w:r>
      <w:r w:rsidR="00755F4D">
        <w:rPr>
          <w:sz w:val="22"/>
          <w:szCs w:val="22"/>
          <w:highlight w:val="yellow"/>
        </w:rPr>
        <w:fldChar w:fldCharType="begin">
          <w:fldData xml:space="preserve">PEVuZE5vdGU+PENpdGU+PEF1dGhvcj5WaXN3YW1iYXJhbTwvQXV0aG9yPjxZZWFyPjIwMjA8L1ll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</w:fldData>
        </w:fldChar>
      </w:r>
      <w:r w:rsidR="00755F4D">
        <w:rPr>
          <w:sz w:val="22"/>
          <w:szCs w:val="22"/>
          <w:highlight w:val="yellow"/>
        </w:rPr>
        <w:instrText xml:space="preserve"> ADDIN EN.CITE.DATA </w:instrText>
      </w:r>
      <w:r w:rsidR="00755F4D">
        <w:rPr>
          <w:sz w:val="22"/>
          <w:szCs w:val="22"/>
          <w:highlight w:val="yellow"/>
        </w:rPr>
      </w:r>
      <w:r w:rsidR="00755F4D">
        <w:rPr>
          <w:sz w:val="22"/>
          <w:szCs w:val="22"/>
          <w:highlight w:val="yellow"/>
        </w:rPr>
        <w:fldChar w:fldCharType="end"/>
      </w:r>
      <w:r w:rsidRPr="00536486">
        <w:rPr>
          <w:sz w:val="22"/>
          <w:szCs w:val="22"/>
          <w:highlight w:val="yellow"/>
        </w:rPr>
      </w:r>
      <w:r w:rsidRPr="00536486">
        <w:rPr>
          <w:sz w:val="22"/>
          <w:szCs w:val="22"/>
          <w:highlight w:val="yellow"/>
        </w:rPr>
        <w:fldChar w:fldCharType="separate"/>
      </w:r>
      <w:r w:rsidR="00755F4D" w:rsidRPr="00755F4D">
        <w:rPr>
          <w:noProof/>
          <w:sz w:val="22"/>
          <w:szCs w:val="22"/>
          <w:highlight w:val="yellow"/>
          <w:vertAlign w:val="superscript"/>
        </w:rPr>
        <w:t>41</w:t>
      </w:r>
      <w:r w:rsidRPr="00536486">
        <w:rPr>
          <w:sz w:val="22"/>
          <w:szCs w:val="22"/>
          <w:highlight w:val="yellow"/>
        </w:rPr>
        <w:fldChar w:fldCharType="end"/>
      </w:r>
      <w:r w:rsidRPr="00536486">
        <w:rPr>
          <w:sz w:val="22"/>
          <w:szCs w:val="22"/>
          <w:highlight w:val="yellow"/>
        </w:rPr>
        <w:t xml:space="preserve"> and MP, PC, and SM are typically aggressive tumor subtypes. The cohort additionally included both TURBT and cystectomy specimens, reflecting limitations in tissue availability and patient consent. Three patients also received systemic therapy before cystectomy. Although treatment-associated tumor plasticity or molecular class switching was considered, no apparent morphological differences were identified compared with untreated tumors, and similar consensus molecular classes were assigned within the same histologic subtype</w:t>
      </w:r>
      <w:r w:rsidR="003959F1">
        <w:rPr>
          <w:sz w:val="22"/>
          <w:szCs w:val="22"/>
          <w:highlight w:val="yellow"/>
        </w:rPr>
        <w:t xml:space="preserve"> </w:t>
      </w:r>
      <w:r w:rsidRPr="00536486">
        <w:rPr>
          <w:sz w:val="22"/>
          <w:szCs w:val="22"/>
          <w:highlight w:val="yellow"/>
        </w:rPr>
        <w:t xml:space="preserve"> regardless of prior therapy status.</w:t>
      </w:r>
      <w:bookmarkStart w:id="96" w:name="_Hlk231752356"/>
      <w:r w:rsidRPr="00536486">
        <w:rPr>
          <w:sz w:val="22"/>
          <w:szCs w:val="22"/>
          <w:highlight w:val="yellow"/>
        </w:rPr>
        <w:t xml:space="preserve"> Importantly, </w:t>
      </w:r>
      <w:r w:rsidR="00B8085C" w:rsidRPr="00536486">
        <w:rPr>
          <w:sz w:val="22"/>
          <w:szCs w:val="22"/>
          <w:highlight w:val="yellow"/>
        </w:rPr>
        <w:t xml:space="preserve">our </w:t>
      </w:r>
      <w:r w:rsidR="00B8085C" w:rsidRPr="00894833">
        <w:rPr>
          <w:sz w:val="22"/>
          <w:szCs w:val="22"/>
          <w:highlight w:val="yellow"/>
        </w:rPr>
        <w:t>findings were largely consistent with prior transcriptomic studies of UC histological subtypes.</w:t>
      </w:r>
      <w:bookmarkEnd w:id="96"/>
      <w:r w:rsidR="00B8085C" w:rsidRPr="00894833">
        <w:rPr>
          <w:sz w:val="22"/>
          <w:szCs w:val="22"/>
          <w:highlight w:val="yellow"/>
        </w:rPr>
        <w:t xml:space="preserve"> </w:t>
      </w:r>
      <w:bookmarkStart w:id="97" w:name="_Hlk231752444"/>
      <w:r w:rsidR="00B8085C" w:rsidRPr="00894833">
        <w:rPr>
          <w:sz w:val="22"/>
          <w:szCs w:val="22"/>
          <w:highlight w:val="yellow"/>
        </w:rPr>
        <w:t xml:space="preserve">In addition, </w:t>
      </w:r>
      <w:bookmarkStart w:id="98" w:name="_Hlk231753983"/>
      <w:r w:rsidR="00894833" w:rsidRPr="00894833">
        <w:rPr>
          <w:sz w:val="22"/>
          <w:szCs w:val="22"/>
          <w:highlight w:val="yellow"/>
        </w:rPr>
        <w:t>intratumoral variability within the same histologic</w:t>
      </w:r>
      <w:r w:rsidR="003959F1">
        <w:rPr>
          <w:sz w:val="22"/>
          <w:szCs w:val="22"/>
          <w:highlight w:val="yellow"/>
        </w:rPr>
        <w:t>al</w:t>
      </w:r>
      <w:r w:rsidR="00894833" w:rsidRPr="00894833">
        <w:rPr>
          <w:sz w:val="22"/>
          <w:szCs w:val="22"/>
          <w:highlight w:val="yellow"/>
        </w:rPr>
        <w:t xml:space="preserve"> </w:t>
      </w:r>
      <w:r w:rsidR="00894833" w:rsidRPr="003959F1">
        <w:rPr>
          <w:sz w:val="22"/>
          <w:szCs w:val="22"/>
          <w:highlight w:val="yellow"/>
        </w:rPr>
        <w:t xml:space="preserve">component appeared </w:t>
      </w:r>
      <w:r w:rsidR="00894833" w:rsidRPr="00894833">
        <w:rPr>
          <w:sz w:val="22"/>
          <w:szCs w:val="22"/>
          <w:highlight w:val="yellow"/>
        </w:rPr>
        <w:t>limited in our cohort</w:t>
      </w:r>
      <w:r w:rsidR="00B8085C" w:rsidRPr="00894833">
        <w:rPr>
          <w:sz w:val="22"/>
          <w:szCs w:val="22"/>
          <w:highlight w:val="yellow"/>
        </w:rPr>
        <w:t>, as</w:t>
      </w:r>
      <w:bookmarkEnd w:id="97"/>
      <w:r w:rsidR="00B8085C" w:rsidRPr="00894833">
        <w:rPr>
          <w:sz w:val="22"/>
          <w:szCs w:val="22"/>
          <w:highlight w:val="yellow"/>
        </w:rPr>
        <w:t xml:space="preserve"> repeated AOIs from the same histologic</w:t>
      </w:r>
      <w:r w:rsidR="003959F1">
        <w:rPr>
          <w:sz w:val="22"/>
          <w:szCs w:val="22"/>
          <w:highlight w:val="yellow"/>
        </w:rPr>
        <w:t>al</w:t>
      </w:r>
      <w:r w:rsidR="00B8085C" w:rsidRPr="00894833">
        <w:rPr>
          <w:sz w:val="22"/>
          <w:szCs w:val="22"/>
          <w:highlight w:val="yellow"/>
        </w:rPr>
        <w:t xml:space="preserve"> </w:t>
      </w:r>
      <w:r w:rsidR="003959F1">
        <w:rPr>
          <w:sz w:val="22"/>
          <w:szCs w:val="22"/>
          <w:highlight w:val="yellow"/>
        </w:rPr>
        <w:t>component</w:t>
      </w:r>
      <w:r w:rsidR="00B8085C" w:rsidRPr="00894833">
        <w:rPr>
          <w:sz w:val="22"/>
          <w:szCs w:val="22"/>
          <w:highlight w:val="yellow"/>
        </w:rPr>
        <w:t xml:space="preserve"> within the same tumor demonstrated similar gene expression patterns and were consistently assigned to the same consensus molecular class, supporting the reproducibility of the observed molecular profiles within this cohort.</w:t>
      </w:r>
      <w:r w:rsidR="00631314" w:rsidRPr="00894833">
        <w:rPr>
          <w:sz w:val="22"/>
          <w:szCs w:val="22"/>
          <w:highlight w:val="yellow"/>
        </w:rPr>
        <w:t xml:space="preserve"> </w:t>
      </w:r>
      <w:bookmarkEnd w:id="71"/>
      <w:bookmarkEnd w:id="98"/>
      <w:r w:rsidR="00B8085C" w:rsidRPr="00894833">
        <w:rPr>
          <w:sz w:val="22"/>
          <w:szCs w:val="22"/>
          <w:highlight w:val="yellow"/>
        </w:rPr>
        <w:t xml:space="preserve">Accordingly, the current study should be considered exploratory and hypothesis-generating, and validation in larger independent cohorts </w:t>
      </w:r>
      <w:r w:rsidR="00894833" w:rsidRPr="00894833">
        <w:rPr>
          <w:sz w:val="22"/>
          <w:szCs w:val="22"/>
          <w:highlight w:val="yellow"/>
        </w:rPr>
        <w:t xml:space="preserve">and whole-slide ST approaches </w:t>
      </w:r>
      <w:r w:rsidR="00B8085C" w:rsidRPr="00894833">
        <w:rPr>
          <w:sz w:val="22"/>
          <w:szCs w:val="22"/>
          <w:highlight w:val="yellow"/>
        </w:rPr>
        <w:t>will be necessary to confirm these findings.</w:t>
      </w:r>
      <w:r w:rsidR="00894833" w:rsidRPr="00894833">
        <w:rPr>
          <w:sz w:val="22"/>
          <w:szCs w:val="22"/>
          <w:highlight w:val="yellow"/>
        </w:rPr>
        <w:t xml:space="preserve"> </w:t>
      </w:r>
      <w:r w:rsidR="009A1B6D" w:rsidRPr="00B8085C">
        <w:rPr>
          <w:sz w:val="22"/>
          <w:szCs w:val="22"/>
          <w:highlight w:val="yellow"/>
        </w:rPr>
        <w:t>U</w:t>
      </w:r>
      <w:r w:rsidR="00CE5295" w:rsidRPr="00B8085C">
        <w:rPr>
          <w:sz w:val="22"/>
          <w:szCs w:val="22"/>
          <w:highlight w:val="yellow"/>
        </w:rPr>
        <w:t xml:space="preserve">sing high-resolution </w:t>
      </w:r>
      <w:r w:rsidR="00A31E81" w:rsidRPr="00B8085C">
        <w:rPr>
          <w:sz w:val="22"/>
          <w:szCs w:val="22"/>
          <w:highlight w:val="yellow"/>
        </w:rPr>
        <w:t>ST</w:t>
      </w:r>
      <w:r w:rsidR="00CE5295" w:rsidRPr="00B8085C">
        <w:rPr>
          <w:sz w:val="22"/>
          <w:szCs w:val="22"/>
          <w:highlight w:val="yellow"/>
        </w:rPr>
        <w:t xml:space="preserve">, we </w:t>
      </w:r>
      <w:r w:rsidR="007D740C" w:rsidRPr="00B8085C">
        <w:rPr>
          <w:sz w:val="22"/>
          <w:szCs w:val="22"/>
          <w:highlight w:val="yellow"/>
        </w:rPr>
        <w:t>observed</w:t>
      </w:r>
      <w:r w:rsidR="00CE5295" w:rsidRPr="00B8085C">
        <w:rPr>
          <w:sz w:val="22"/>
          <w:szCs w:val="22"/>
          <w:highlight w:val="yellow"/>
        </w:rPr>
        <w:t xml:space="preserve"> intratumoral molecular class heterogeneity</w:t>
      </w:r>
      <w:r w:rsidR="00403D10" w:rsidRPr="00B8085C">
        <w:rPr>
          <w:sz w:val="22"/>
          <w:szCs w:val="22"/>
          <w:highlight w:val="yellow"/>
        </w:rPr>
        <w:t xml:space="preserve"> </w:t>
      </w:r>
      <w:r w:rsidR="00275B35" w:rsidRPr="00B8085C">
        <w:rPr>
          <w:sz w:val="22"/>
          <w:szCs w:val="22"/>
          <w:highlight w:val="yellow"/>
        </w:rPr>
        <w:t>corresponding to</w:t>
      </w:r>
      <w:r w:rsidR="00B8085C" w:rsidRPr="00B8085C">
        <w:rPr>
          <w:sz w:val="22"/>
          <w:szCs w:val="22"/>
          <w:highlight w:val="yellow"/>
        </w:rPr>
        <w:t xml:space="preserve"> distinct</w:t>
      </w:r>
      <w:r w:rsidR="00275B35" w:rsidRPr="00B8085C">
        <w:rPr>
          <w:sz w:val="22"/>
          <w:szCs w:val="22"/>
          <w:highlight w:val="yellow"/>
        </w:rPr>
        <w:t xml:space="preserve"> hist</w:t>
      </w:r>
      <w:r w:rsidR="00275B35" w:rsidRPr="00CF1DC9">
        <w:rPr>
          <w:sz w:val="22"/>
          <w:szCs w:val="22"/>
          <w:highlight w:val="yellow"/>
        </w:rPr>
        <w:t>ological components,</w:t>
      </w:r>
      <w:r w:rsidR="00CE5295" w:rsidRPr="00CF1DC9">
        <w:rPr>
          <w:sz w:val="22"/>
          <w:szCs w:val="22"/>
          <w:highlight w:val="yellow"/>
        </w:rPr>
        <w:t xml:space="preserve"> and</w:t>
      </w:r>
      <w:r w:rsidR="00B8085C" w:rsidRPr="00CF1DC9">
        <w:rPr>
          <w:sz w:val="22"/>
          <w:szCs w:val="22"/>
          <w:highlight w:val="yellow"/>
        </w:rPr>
        <w:t xml:space="preserve"> characterized</w:t>
      </w:r>
      <w:r w:rsidR="00CE5295" w:rsidRPr="00CF1DC9">
        <w:rPr>
          <w:sz w:val="22"/>
          <w:szCs w:val="22"/>
          <w:highlight w:val="yellow"/>
        </w:rPr>
        <w:t xml:space="preserve"> distinct transcriptomic signatures in MP, PC, and SM that may improve understanding of these aggressive UC subtypes.</w:t>
      </w:r>
      <w:r w:rsidR="00CF1DC9" w:rsidRPr="00CF1DC9">
        <w:rPr>
          <w:sz w:val="22"/>
          <w:szCs w:val="22"/>
          <w:highlight w:val="yellow"/>
        </w:rPr>
        <w:t xml:space="preserve"> The differentially expressed genes and histologic- and molecular subtype-associated transcriptomic programs identified in this study may provide insights into tumor biology and inform future biomarker discovery and potential therapeutic targets.</w:t>
      </w:r>
    </w:p>
    <w:p w14:paraId="4D4D5099" w14:textId="585BD123" w:rsidR="00AF0F75" w:rsidRPr="00091A33" w:rsidRDefault="00AF0F75" w:rsidP="00AF0F75">
      <w:pPr>
        <w:autoSpaceDE w:val="0"/>
        <w:autoSpaceDN w:val="0"/>
        <w:adjustRightInd w:val="0"/>
        <w:spacing w:line="360" w:lineRule="auto"/>
        <w:ind w:firstLine="720"/>
        <w:jc w:val="both"/>
        <w:rPr>
          <w:sz w:val="22"/>
          <w:szCs w:val="22"/>
        </w:rPr>
      </w:pPr>
      <w:r w:rsidRPr="00091A33">
        <w:rPr>
          <w:sz w:val="22"/>
          <w:szCs w:val="22"/>
        </w:rPr>
        <w:t xml:space="preserve">In conclusion, </w:t>
      </w:r>
      <w:r w:rsidR="00865B9C" w:rsidRPr="00A6172E">
        <w:rPr>
          <w:rFonts w:eastAsia="Times New Roman"/>
          <w:sz w:val="22"/>
          <w:szCs w:val="22"/>
        </w:rPr>
        <w:t xml:space="preserve">adjacent </w:t>
      </w:r>
      <w:r w:rsidR="00CB03FC">
        <w:rPr>
          <w:rFonts w:eastAsia="Times New Roman"/>
          <w:sz w:val="22"/>
          <w:szCs w:val="22"/>
        </w:rPr>
        <w:t xml:space="preserve">mixed </w:t>
      </w:r>
      <w:r w:rsidR="00865B9C" w:rsidRPr="00A6172E">
        <w:rPr>
          <w:rFonts w:eastAsia="Times New Roman"/>
          <w:sz w:val="22"/>
          <w:szCs w:val="22"/>
        </w:rPr>
        <w:t>histological components frequently correspond</w:t>
      </w:r>
      <w:r w:rsidR="0076290A">
        <w:rPr>
          <w:rFonts w:eastAsia="Times New Roman"/>
          <w:sz w:val="22"/>
          <w:szCs w:val="22"/>
        </w:rPr>
        <w:t>ed</w:t>
      </w:r>
      <w:r w:rsidR="00865B9C" w:rsidRPr="00A6172E">
        <w:rPr>
          <w:rFonts w:eastAsia="Times New Roman"/>
          <w:sz w:val="22"/>
          <w:szCs w:val="22"/>
        </w:rPr>
        <w:t xml:space="preserve"> to </w:t>
      </w:r>
      <w:r w:rsidR="00865B9C">
        <w:rPr>
          <w:rFonts w:eastAsia="Times New Roman"/>
          <w:sz w:val="22"/>
          <w:szCs w:val="22"/>
        </w:rPr>
        <w:t>different</w:t>
      </w:r>
      <w:r w:rsidR="00865B9C" w:rsidRPr="00A6172E">
        <w:rPr>
          <w:rFonts w:eastAsia="Times New Roman"/>
          <w:sz w:val="22"/>
          <w:szCs w:val="22"/>
        </w:rPr>
        <w:t xml:space="preserve"> consensus molecular classes</w:t>
      </w:r>
      <w:r w:rsidR="00865B9C">
        <w:rPr>
          <w:rFonts w:eastAsia="Times New Roman"/>
          <w:sz w:val="22"/>
          <w:szCs w:val="22"/>
        </w:rPr>
        <w:t xml:space="preserve"> in UC</w:t>
      </w:r>
      <w:r w:rsidR="00865B9C" w:rsidRPr="00A6172E">
        <w:rPr>
          <w:rFonts w:eastAsia="Times New Roman"/>
          <w:sz w:val="22"/>
          <w:szCs w:val="22"/>
        </w:rPr>
        <w:t xml:space="preserve">. </w:t>
      </w:r>
      <w:r w:rsidR="0076290A" w:rsidRPr="008271B1">
        <w:rPr>
          <w:rFonts w:eastAsia="Times New Roman"/>
          <w:sz w:val="22"/>
          <w:szCs w:val="22"/>
          <w:highlight w:val="yellow"/>
        </w:rPr>
        <w:t xml:space="preserve">MP, PC, and SM demonstrated distinct </w:t>
      </w:r>
      <w:r w:rsidR="00FB287A">
        <w:rPr>
          <w:rFonts w:eastAsia="Times New Roman"/>
          <w:sz w:val="22"/>
          <w:szCs w:val="22"/>
          <w:highlight w:val="yellow"/>
        </w:rPr>
        <w:t>transcriptomic</w:t>
      </w:r>
      <w:r w:rsidR="00FB287A" w:rsidRPr="008271B1">
        <w:rPr>
          <w:rFonts w:eastAsia="Times New Roman"/>
          <w:sz w:val="22"/>
          <w:szCs w:val="22"/>
          <w:highlight w:val="yellow"/>
        </w:rPr>
        <w:t xml:space="preserve"> </w:t>
      </w:r>
      <w:r w:rsidR="0076290A" w:rsidRPr="008271B1">
        <w:rPr>
          <w:rFonts w:eastAsia="Times New Roman"/>
          <w:sz w:val="22"/>
          <w:szCs w:val="22"/>
          <w:highlight w:val="yellow"/>
        </w:rPr>
        <w:t>profiles, with PC exhibiting an intermediate phenotype between MP and SM.</w:t>
      </w:r>
    </w:p>
    <w:p w14:paraId="57A8B2CB" w14:textId="77777777" w:rsidR="00721D3A" w:rsidRPr="003B71B0" w:rsidRDefault="00721D3A" w:rsidP="001E013A">
      <w:pPr>
        <w:autoSpaceDE w:val="0"/>
        <w:autoSpaceDN w:val="0"/>
        <w:adjustRightInd w:val="0"/>
        <w:spacing w:line="360" w:lineRule="auto"/>
        <w:ind w:firstLine="720"/>
        <w:jc w:val="both"/>
        <w:rPr>
          <w:sz w:val="22"/>
          <w:szCs w:val="22"/>
          <w:lang w:eastAsia="zh-CN"/>
        </w:rPr>
      </w:pPr>
    </w:p>
    <w:p w14:paraId="307358D8" w14:textId="77777777" w:rsidR="007620DF" w:rsidRPr="003F6084" w:rsidRDefault="007620DF" w:rsidP="007620DF">
      <w:pPr>
        <w:autoSpaceDE w:val="0"/>
        <w:autoSpaceDN w:val="0"/>
        <w:adjustRightInd w:val="0"/>
        <w:spacing w:line="360" w:lineRule="auto"/>
        <w:jc w:val="both"/>
        <w:rPr>
          <w:b/>
          <w:bCs/>
          <w:sz w:val="22"/>
          <w:szCs w:val="22"/>
          <w14:ligatures w14:val="none"/>
        </w:rPr>
      </w:pPr>
      <w:r w:rsidRPr="003F6084">
        <w:rPr>
          <w:b/>
          <w:bCs/>
          <w:sz w:val="22"/>
          <w:szCs w:val="22"/>
          <w14:ligatures w14:val="none"/>
        </w:rPr>
        <w:t>Author Contributions</w:t>
      </w:r>
    </w:p>
    <w:p w14:paraId="5424334E" w14:textId="398D9D64" w:rsidR="007620DF" w:rsidRPr="003B71B0" w:rsidRDefault="007620DF" w:rsidP="007620DF">
      <w:pPr>
        <w:spacing w:line="360" w:lineRule="auto"/>
        <w:jc w:val="both"/>
        <w:rPr>
          <w:sz w:val="22"/>
          <w:szCs w:val="22"/>
          <w:lang w:eastAsia="zh-CN"/>
        </w:rPr>
      </w:pPr>
      <w:r w:rsidRPr="003B71B0">
        <w:rPr>
          <w:sz w:val="22"/>
          <w:szCs w:val="22"/>
          <w:lang w:eastAsia="zh-CN"/>
        </w:rPr>
        <w:t>Project conceptualization and planning: TZ,</w:t>
      </w:r>
      <w:r>
        <w:rPr>
          <w:sz w:val="22"/>
          <w:szCs w:val="22"/>
          <w:lang w:eastAsia="zh-CN"/>
        </w:rPr>
        <w:t xml:space="preserve"> CLW</w:t>
      </w:r>
      <w:r w:rsidRPr="003B71B0">
        <w:rPr>
          <w:sz w:val="22"/>
          <w:szCs w:val="22"/>
          <w:lang w:eastAsia="zh-CN"/>
        </w:rPr>
        <w:t>.</w:t>
      </w:r>
      <w:r>
        <w:rPr>
          <w:sz w:val="22"/>
          <w:szCs w:val="22"/>
          <w:lang w:eastAsia="zh-CN"/>
        </w:rPr>
        <w:t xml:space="preserve"> Research funding: CLW, DMD</w:t>
      </w:r>
      <w:r w:rsidR="007A2FE8">
        <w:rPr>
          <w:sz w:val="22"/>
          <w:szCs w:val="22"/>
          <w:lang w:eastAsia="zh-CN"/>
        </w:rPr>
        <w:t>, TZ</w:t>
      </w:r>
      <w:r w:rsidR="00BD2F08">
        <w:rPr>
          <w:sz w:val="22"/>
          <w:szCs w:val="22"/>
          <w:lang w:eastAsia="zh-CN"/>
        </w:rPr>
        <w:t>, PSJ</w:t>
      </w:r>
      <w:r>
        <w:rPr>
          <w:sz w:val="22"/>
          <w:szCs w:val="22"/>
          <w:lang w:eastAsia="zh-CN"/>
        </w:rPr>
        <w:t>.</w:t>
      </w:r>
      <w:r w:rsidRPr="003B71B0">
        <w:rPr>
          <w:sz w:val="22"/>
          <w:szCs w:val="22"/>
          <w:lang w:eastAsia="zh-CN"/>
        </w:rPr>
        <w:t xml:space="preserve"> </w:t>
      </w:r>
      <w:r>
        <w:rPr>
          <w:sz w:val="22"/>
          <w:szCs w:val="22"/>
          <w:lang w:eastAsia="zh-CN"/>
        </w:rPr>
        <w:t xml:space="preserve">Data collection: TZ, CLW, LX. </w:t>
      </w:r>
      <w:r w:rsidRPr="003B71B0">
        <w:rPr>
          <w:sz w:val="22"/>
          <w:szCs w:val="22"/>
          <w:lang w:eastAsia="zh-CN"/>
        </w:rPr>
        <w:t>Interpretation of surgical pathology data: TZ, CLW.</w:t>
      </w:r>
      <w:r>
        <w:rPr>
          <w:sz w:val="22"/>
          <w:szCs w:val="22"/>
          <w:lang w:eastAsia="zh-CN"/>
        </w:rPr>
        <w:t xml:space="preserve"> </w:t>
      </w:r>
      <w:r w:rsidRPr="00EC36D6">
        <w:rPr>
          <w:sz w:val="22"/>
          <w:szCs w:val="22"/>
          <w:lang w:eastAsia="zh-CN"/>
        </w:rPr>
        <w:t>GeoMx computational methods</w:t>
      </w:r>
      <w:r>
        <w:rPr>
          <w:sz w:val="22"/>
          <w:szCs w:val="22"/>
          <w:lang w:eastAsia="zh-CN"/>
        </w:rPr>
        <w:t xml:space="preserve"> and statistics: CN.</w:t>
      </w:r>
      <w:r w:rsidRPr="003B71B0">
        <w:rPr>
          <w:sz w:val="22"/>
          <w:szCs w:val="22"/>
          <w:lang w:eastAsia="zh-CN"/>
        </w:rPr>
        <w:t xml:space="preserve"> </w:t>
      </w:r>
      <w:r>
        <w:rPr>
          <w:sz w:val="22"/>
          <w:szCs w:val="22"/>
          <w:lang w:eastAsia="zh-CN"/>
        </w:rPr>
        <w:t xml:space="preserve">Patient consent: PJS, </w:t>
      </w:r>
      <w:r w:rsidR="00AF3CF7">
        <w:rPr>
          <w:sz w:val="22"/>
          <w:szCs w:val="22"/>
          <w:lang w:eastAsia="zh-CN"/>
        </w:rPr>
        <w:t>MLB</w:t>
      </w:r>
      <w:r>
        <w:rPr>
          <w:sz w:val="22"/>
          <w:szCs w:val="22"/>
          <w:lang w:eastAsia="zh-CN"/>
        </w:rPr>
        <w:t xml:space="preserve">. </w:t>
      </w:r>
      <w:r w:rsidRPr="003B71B0">
        <w:rPr>
          <w:sz w:val="22"/>
          <w:szCs w:val="22"/>
          <w:lang w:eastAsia="zh-CN"/>
        </w:rPr>
        <w:t xml:space="preserve">Manuscript preparation: TZ. Manuscript editing: </w:t>
      </w:r>
      <w:r w:rsidRPr="00065921">
        <w:rPr>
          <w:sz w:val="22"/>
          <w:szCs w:val="22"/>
          <w:lang w:eastAsia="zh-CN"/>
        </w:rPr>
        <w:t>CLW</w:t>
      </w:r>
      <w:r>
        <w:rPr>
          <w:sz w:val="22"/>
          <w:szCs w:val="22"/>
          <w:lang w:eastAsia="zh-CN"/>
        </w:rPr>
        <w:t xml:space="preserve">, </w:t>
      </w:r>
      <w:r w:rsidRPr="00065921">
        <w:rPr>
          <w:sz w:val="22"/>
          <w:szCs w:val="22"/>
          <w:lang w:eastAsia="zh-CN"/>
        </w:rPr>
        <w:t xml:space="preserve">CN, LX, LN, PJS, </w:t>
      </w:r>
      <w:r w:rsidR="00F8591A">
        <w:rPr>
          <w:sz w:val="22"/>
          <w:szCs w:val="22"/>
          <w:lang w:eastAsia="zh-CN"/>
        </w:rPr>
        <w:t>MLB</w:t>
      </w:r>
      <w:r w:rsidRPr="00065921">
        <w:rPr>
          <w:sz w:val="22"/>
          <w:szCs w:val="22"/>
          <w:lang w:eastAsia="zh-CN"/>
        </w:rPr>
        <w:t xml:space="preserve">, DTM, DTT, DMD, </w:t>
      </w:r>
      <w:r w:rsidRPr="003B71B0">
        <w:rPr>
          <w:sz w:val="22"/>
          <w:szCs w:val="22"/>
          <w:lang w:eastAsia="zh-CN"/>
        </w:rPr>
        <w:t>TZ. All authors read and approved the final paper.</w:t>
      </w:r>
    </w:p>
    <w:p w14:paraId="0BD11334" w14:textId="77777777" w:rsidR="007620DF" w:rsidRPr="003B71B0" w:rsidRDefault="007620DF" w:rsidP="007620DF">
      <w:pPr>
        <w:spacing w:line="360" w:lineRule="auto"/>
        <w:jc w:val="both"/>
        <w:rPr>
          <w:sz w:val="22"/>
          <w:szCs w:val="22"/>
          <w:lang w:eastAsia="zh-CN"/>
        </w:rPr>
      </w:pPr>
    </w:p>
    <w:p w14:paraId="6EDA5986" w14:textId="77777777" w:rsidR="007620DF" w:rsidRPr="003B71B0" w:rsidRDefault="007620DF" w:rsidP="007620DF">
      <w:pPr>
        <w:spacing w:line="360" w:lineRule="auto"/>
        <w:jc w:val="both"/>
        <w:rPr>
          <w:b/>
          <w:sz w:val="22"/>
          <w:szCs w:val="22"/>
          <w:lang w:eastAsia="zh-CN"/>
        </w:rPr>
      </w:pPr>
      <w:r w:rsidRPr="003B71B0">
        <w:rPr>
          <w:b/>
          <w:sz w:val="22"/>
          <w:szCs w:val="22"/>
          <w:lang w:eastAsia="zh-CN"/>
        </w:rPr>
        <w:t xml:space="preserve">Data Availability </w:t>
      </w:r>
    </w:p>
    <w:p w14:paraId="49A96D41" w14:textId="53C0ABA3" w:rsidR="007620DF" w:rsidRPr="003B71B0" w:rsidRDefault="007620DF" w:rsidP="007620DF">
      <w:pPr>
        <w:spacing w:line="360" w:lineRule="auto"/>
        <w:jc w:val="both"/>
        <w:rPr>
          <w:bCs/>
          <w:sz w:val="22"/>
          <w:szCs w:val="22"/>
          <w:lang w:eastAsia="zh-CN"/>
        </w:rPr>
      </w:pPr>
      <w:r w:rsidRPr="003B71B0">
        <w:rPr>
          <w:bCs/>
          <w:sz w:val="22"/>
          <w:szCs w:val="22"/>
          <w:lang w:eastAsia="zh-CN"/>
        </w:rPr>
        <w:lastRenderedPageBreak/>
        <w:t xml:space="preserve">The raw data used in the preparation of this manuscript </w:t>
      </w:r>
      <w:r w:rsidR="00A14E8A" w:rsidRPr="003B71B0">
        <w:rPr>
          <w:bCs/>
          <w:sz w:val="22"/>
          <w:szCs w:val="22"/>
          <w:lang w:eastAsia="zh-CN"/>
        </w:rPr>
        <w:t>is</w:t>
      </w:r>
      <w:r w:rsidRPr="003B71B0">
        <w:rPr>
          <w:bCs/>
          <w:sz w:val="22"/>
          <w:szCs w:val="22"/>
          <w:lang w:eastAsia="zh-CN"/>
        </w:rPr>
        <w:t xml:space="preserve"> available from the authors upon reasonable request.</w:t>
      </w:r>
    </w:p>
    <w:p w14:paraId="03D12EF5" w14:textId="77777777" w:rsidR="007620DF" w:rsidRPr="003B71B0" w:rsidRDefault="007620DF" w:rsidP="007620DF">
      <w:pPr>
        <w:spacing w:line="360" w:lineRule="auto"/>
        <w:jc w:val="both"/>
        <w:rPr>
          <w:bCs/>
          <w:sz w:val="22"/>
          <w:szCs w:val="22"/>
          <w:lang w:eastAsia="zh-CN"/>
        </w:rPr>
      </w:pPr>
    </w:p>
    <w:p w14:paraId="0B032667" w14:textId="77777777" w:rsidR="007620DF" w:rsidRPr="003B71B0" w:rsidRDefault="007620DF" w:rsidP="007620DF">
      <w:pPr>
        <w:spacing w:line="360" w:lineRule="auto"/>
        <w:jc w:val="both"/>
        <w:rPr>
          <w:b/>
          <w:color w:val="000000"/>
          <w:sz w:val="22"/>
          <w:szCs w:val="22"/>
        </w:rPr>
      </w:pPr>
      <w:r w:rsidRPr="003B71B0">
        <w:rPr>
          <w:b/>
          <w:color w:val="000000"/>
          <w:sz w:val="22"/>
          <w:szCs w:val="22"/>
        </w:rPr>
        <w:t xml:space="preserve">Funding </w:t>
      </w:r>
    </w:p>
    <w:p w14:paraId="12E4F624" w14:textId="1731C3A3" w:rsidR="007620DF" w:rsidRPr="002846BB" w:rsidRDefault="007620DF" w:rsidP="007620DF">
      <w:pPr>
        <w:spacing w:line="360" w:lineRule="auto"/>
        <w:jc w:val="both"/>
        <w:rPr>
          <w:bCs/>
          <w:color w:val="000000"/>
          <w:sz w:val="22"/>
          <w:szCs w:val="22"/>
        </w:rPr>
      </w:pPr>
      <w:r w:rsidRPr="002846BB">
        <w:rPr>
          <w:bCs/>
          <w:color w:val="000000"/>
          <w:sz w:val="22"/>
          <w:szCs w:val="22"/>
        </w:rPr>
        <w:t xml:space="preserve">This research was supported </w:t>
      </w:r>
      <w:r w:rsidR="00803744">
        <w:rPr>
          <w:bCs/>
          <w:color w:val="000000"/>
          <w:sz w:val="22"/>
          <w:szCs w:val="22"/>
        </w:rPr>
        <w:t xml:space="preserve">by the </w:t>
      </w:r>
      <w:r w:rsidRPr="002846BB">
        <w:rPr>
          <w:bCs/>
          <w:color w:val="000000"/>
          <w:sz w:val="22"/>
          <w:szCs w:val="22"/>
        </w:rPr>
        <w:t>Urologic Oncology Multidisciplinary Translational Research Fund (Wu</w:t>
      </w:r>
      <w:r w:rsidR="007A2FE8">
        <w:rPr>
          <w:bCs/>
          <w:color w:val="000000"/>
          <w:sz w:val="22"/>
          <w:szCs w:val="22"/>
        </w:rPr>
        <w:t xml:space="preserve">, </w:t>
      </w:r>
      <w:r w:rsidRPr="002846BB">
        <w:rPr>
          <w:bCs/>
          <w:color w:val="000000"/>
          <w:sz w:val="22"/>
          <w:szCs w:val="22"/>
        </w:rPr>
        <w:t>Dahl</w:t>
      </w:r>
      <w:r w:rsidR="007A2FE8">
        <w:rPr>
          <w:bCs/>
          <w:color w:val="000000"/>
          <w:sz w:val="22"/>
          <w:szCs w:val="22"/>
        </w:rPr>
        <w:t>, Zhao</w:t>
      </w:r>
      <w:r w:rsidR="00463AD3">
        <w:rPr>
          <w:bCs/>
          <w:color w:val="000000"/>
          <w:sz w:val="22"/>
          <w:szCs w:val="22"/>
        </w:rPr>
        <w:t>, Saylor</w:t>
      </w:r>
      <w:r w:rsidRPr="002846BB">
        <w:rPr>
          <w:bCs/>
          <w:color w:val="000000"/>
          <w:sz w:val="22"/>
          <w:szCs w:val="22"/>
        </w:rPr>
        <w:t xml:space="preserve">), </w:t>
      </w:r>
      <w:r w:rsidR="00016182">
        <w:rPr>
          <w:bCs/>
          <w:color w:val="000000"/>
          <w:sz w:val="22"/>
          <w:szCs w:val="22"/>
        </w:rPr>
        <w:t xml:space="preserve">and the </w:t>
      </w:r>
      <w:r w:rsidR="00016182" w:rsidRPr="00016182">
        <w:rPr>
          <w:bCs/>
          <w:color w:val="000000"/>
          <w:sz w:val="22"/>
          <w:szCs w:val="22"/>
        </w:rPr>
        <w:t>integrated academic clinician granting program</w:t>
      </w:r>
      <w:r w:rsidR="00016182">
        <w:rPr>
          <w:bCs/>
          <w:color w:val="000000"/>
          <w:sz w:val="22"/>
          <w:szCs w:val="22"/>
        </w:rPr>
        <w:t xml:space="preserve"> of the Pathology Department (Wu</w:t>
      </w:r>
      <w:r w:rsidR="007A2FE8">
        <w:rPr>
          <w:bCs/>
          <w:color w:val="000000"/>
          <w:sz w:val="22"/>
          <w:szCs w:val="22"/>
        </w:rPr>
        <w:t>, Zhao</w:t>
      </w:r>
      <w:r w:rsidR="00016182">
        <w:rPr>
          <w:bCs/>
          <w:color w:val="000000"/>
          <w:sz w:val="22"/>
          <w:szCs w:val="22"/>
        </w:rPr>
        <w:t xml:space="preserve">) at the Mass General Brigham, </w:t>
      </w:r>
      <w:r w:rsidRPr="002846BB">
        <w:rPr>
          <w:bCs/>
          <w:color w:val="000000"/>
          <w:sz w:val="22"/>
          <w:szCs w:val="22"/>
        </w:rPr>
        <w:t>Harvard Medical School.</w:t>
      </w:r>
    </w:p>
    <w:p w14:paraId="74C389CF" w14:textId="77777777" w:rsidR="007620DF" w:rsidRPr="003B71B0" w:rsidRDefault="007620DF" w:rsidP="007620DF">
      <w:pPr>
        <w:spacing w:line="360" w:lineRule="auto"/>
        <w:jc w:val="both"/>
        <w:rPr>
          <w:bCs/>
          <w:sz w:val="22"/>
          <w:szCs w:val="22"/>
          <w:lang w:eastAsia="zh-CN"/>
        </w:rPr>
      </w:pPr>
    </w:p>
    <w:p w14:paraId="0C8AB606" w14:textId="77777777" w:rsidR="007620DF" w:rsidRPr="003B71B0" w:rsidRDefault="007620DF" w:rsidP="007620DF">
      <w:pPr>
        <w:spacing w:line="360" w:lineRule="auto"/>
        <w:jc w:val="both"/>
        <w:rPr>
          <w:b/>
          <w:bCs/>
          <w:sz w:val="22"/>
          <w:szCs w:val="22"/>
        </w:rPr>
      </w:pPr>
      <w:r w:rsidRPr="003B71B0">
        <w:rPr>
          <w:b/>
          <w:bCs/>
          <w:sz w:val="22"/>
          <w:szCs w:val="22"/>
        </w:rPr>
        <w:t xml:space="preserve">Ethics Approval and Consent to Participate </w:t>
      </w:r>
    </w:p>
    <w:p w14:paraId="4075C657" w14:textId="77777777" w:rsidR="007620DF" w:rsidRPr="003B71B0" w:rsidRDefault="007620DF" w:rsidP="007620DF">
      <w:pPr>
        <w:spacing w:line="360" w:lineRule="auto"/>
        <w:jc w:val="both"/>
        <w:rPr>
          <w:sz w:val="22"/>
          <w:szCs w:val="22"/>
        </w:rPr>
      </w:pPr>
      <w:r w:rsidRPr="003B71B0">
        <w:rPr>
          <w:sz w:val="22"/>
          <w:szCs w:val="22"/>
        </w:rPr>
        <w:t>Approval of this study was granted by the Massachusetts General Hospital (MGH) Institutional Review Board. Informed consent was obtained from subjects.</w:t>
      </w:r>
    </w:p>
    <w:p w14:paraId="74B37C0C" w14:textId="77777777" w:rsidR="006F4543" w:rsidRPr="003B71B0" w:rsidRDefault="006F4543" w:rsidP="006F4543">
      <w:pPr>
        <w:spacing w:line="360" w:lineRule="auto"/>
        <w:jc w:val="both"/>
        <w:rPr>
          <w:bCs/>
          <w:sz w:val="22"/>
          <w:szCs w:val="22"/>
          <w:lang w:eastAsia="zh-CN"/>
        </w:rPr>
      </w:pPr>
    </w:p>
    <w:p w14:paraId="36110553" w14:textId="0BCF2F1B" w:rsidR="0085287C" w:rsidRPr="003B71B0" w:rsidRDefault="0085287C" w:rsidP="00C952FE">
      <w:pPr>
        <w:spacing w:line="360" w:lineRule="auto"/>
        <w:jc w:val="both"/>
        <w:rPr>
          <w:b/>
          <w:sz w:val="22"/>
          <w:szCs w:val="22"/>
          <w:lang w:eastAsia="zh-CN"/>
        </w:rPr>
      </w:pPr>
      <w:r w:rsidRPr="003B71B0">
        <w:rPr>
          <w:b/>
          <w:sz w:val="22"/>
          <w:szCs w:val="22"/>
          <w:lang w:eastAsia="zh-CN"/>
        </w:rPr>
        <w:t>Reference</w:t>
      </w:r>
      <w:r w:rsidR="00936FC8" w:rsidRPr="003B71B0">
        <w:rPr>
          <w:b/>
          <w:sz w:val="22"/>
          <w:szCs w:val="22"/>
          <w:lang w:eastAsia="zh-CN"/>
        </w:rPr>
        <w:t>s</w:t>
      </w:r>
    </w:p>
    <w:p w14:paraId="3713395C" w14:textId="7F3B456D" w:rsidR="00755F4D" w:rsidRPr="00755F4D" w:rsidRDefault="0085287C" w:rsidP="00755F4D">
      <w:pPr>
        <w:pStyle w:val="EndNoteBibliography"/>
        <w:ind w:left="720" w:hanging="720"/>
      </w:pPr>
      <w:r w:rsidRPr="00BC4FE7">
        <w:rPr>
          <w:rFonts w:ascii="Arial" w:hAnsi="Arial" w:cs="Arial"/>
          <w:sz w:val="16"/>
          <w:szCs w:val="16"/>
          <w:lang w:eastAsia="zh-CN"/>
        </w:rPr>
        <w:fldChar w:fldCharType="begin"/>
      </w:r>
      <w:r w:rsidRPr="00BC4FE7">
        <w:rPr>
          <w:sz w:val="16"/>
          <w:szCs w:val="16"/>
          <w:lang w:eastAsia="zh-CN"/>
        </w:rPr>
        <w:instrText xml:space="preserve"> ADDIN EN.REFLIST </w:instrText>
      </w:r>
      <w:r w:rsidRPr="00BC4FE7">
        <w:rPr>
          <w:rFonts w:ascii="Arial" w:hAnsi="Arial" w:cs="Arial"/>
          <w:sz w:val="16"/>
          <w:szCs w:val="16"/>
          <w:lang w:eastAsia="zh-CN"/>
        </w:rPr>
        <w:fldChar w:fldCharType="separate"/>
      </w:r>
      <w:r w:rsidR="00755F4D" w:rsidRPr="00755F4D">
        <w:t>1</w:t>
      </w:r>
      <w:r w:rsidR="00755F4D" w:rsidRPr="00755F4D">
        <w:tab/>
        <w:t xml:space="preserve">Siegel, R. L., Kratzer, T. B., Wagle, N. S., Sung, H. &amp; Jemal, A. Cancer statistics, 2026. </w:t>
      </w:r>
      <w:r w:rsidR="00755F4D" w:rsidRPr="00755F4D">
        <w:rPr>
          <w:i/>
        </w:rPr>
        <w:t>CA Cancer J Clin</w:t>
      </w:r>
      <w:r w:rsidR="00755F4D" w:rsidRPr="00755F4D">
        <w:t xml:space="preserve">. 2026;76(1):e70043. </w:t>
      </w:r>
      <w:hyperlink r:id="rId13" w:history="1">
        <w:r w:rsidR="00755F4D" w:rsidRPr="00755F4D">
          <w:rPr>
            <w:rStyle w:val="Hyperlink"/>
          </w:rPr>
          <w:t>https://doi.org/10.3322/caac.70043</w:t>
        </w:r>
      </w:hyperlink>
    </w:p>
    <w:p w14:paraId="63479B12" w14:textId="3E371733" w:rsidR="00755F4D" w:rsidRPr="00755F4D" w:rsidRDefault="00755F4D" w:rsidP="00755F4D">
      <w:pPr>
        <w:pStyle w:val="EndNoteBibliography"/>
        <w:ind w:left="720" w:hanging="720"/>
      </w:pPr>
      <w:r w:rsidRPr="00755F4D">
        <w:t>2</w:t>
      </w:r>
      <w:r w:rsidRPr="00755F4D">
        <w:tab/>
        <w:t xml:space="preserve">Jonosky, J., Adam, A. &amp; Wadee, R. A histopathological snapshot of bladder cancer: a Johannesburg experience of 1480 histopathology reports. </w:t>
      </w:r>
      <w:r w:rsidRPr="00755F4D">
        <w:rPr>
          <w:i/>
        </w:rPr>
        <w:t>World J Urol</w:t>
      </w:r>
      <w:r w:rsidRPr="00755F4D">
        <w:t xml:space="preserve">. 2025;43(1):159. </w:t>
      </w:r>
      <w:hyperlink r:id="rId14" w:history="1">
        <w:r w:rsidRPr="00755F4D">
          <w:rPr>
            <w:rStyle w:val="Hyperlink"/>
          </w:rPr>
          <w:t>https://doi.org/10.1007/s00345-025-05540-5</w:t>
        </w:r>
      </w:hyperlink>
    </w:p>
    <w:p w14:paraId="33C5E7D6" w14:textId="3FAF642E" w:rsidR="00755F4D" w:rsidRPr="00755F4D" w:rsidRDefault="00755F4D" w:rsidP="00755F4D">
      <w:pPr>
        <w:pStyle w:val="EndNoteBibliography"/>
        <w:ind w:left="720" w:hanging="720"/>
      </w:pPr>
      <w:r w:rsidRPr="00755F4D">
        <w:t>3</w:t>
      </w:r>
      <w:r w:rsidRPr="00755F4D">
        <w:tab/>
        <w:t>Naspro, R., Finati, M., Roscigno, M.</w:t>
      </w:r>
      <w:r w:rsidRPr="00755F4D">
        <w:rPr>
          <w:i/>
        </w:rPr>
        <w:t xml:space="preserve"> et al.</w:t>
      </w:r>
      <w:r w:rsidRPr="00755F4D">
        <w:t xml:space="preserve"> The impact of histological variants on outcomes after open radical cystectomy for muscle-invasive urothelial bladder cancer: results from a single tertiary referral centre. </w:t>
      </w:r>
      <w:r w:rsidRPr="00755F4D">
        <w:rPr>
          <w:i/>
        </w:rPr>
        <w:t>World J Urol</w:t>
      </w:r>
      <w:r w:rsidRPr="00755F4D">
        <w:t xml:space="preserve">. 2021;39(6):1917-1926. </w:t>
      </w:r>
      <w:hyperlink r:id="rId15" w:history="1">
        <w:r w:rsidRPr="00755F4D">
          <w:rPr>
            <w:rStyle w:val="Hyperlink"/>
          </w:rPr>
          <w:t>https://doi.org/10.1007/s00345-020-03364-z</w:t>
        </w:r>
      </w:hyperlink>
    </w:p>
    <w:p w14:paraId="173A9DCE" w14:textId="0043A995" w:rsidR="00755F4D" w:rsidRPr="00755F4D" w:rsidRDefault="00755F4D" w:rsidP="00755F4D">
      <w:pPr>
        <w:pStyle w:val="EndNoteBibliography"/>
        <w:ind w:left="720" w:hanging="720"/>
      </w:pPr>
      <w:r w:rsidRPr="00755F4D">
        <w:t>4</w:t>
      </w:r>
      <w:r w:rsidRPr="00755F4D">
        <w:tab/>
        <w:t>Claps, F., van de Kamp, M. W., Mayr, R.</w:t>
      </w:r>
      <w:r w:rsidRPr="00755F4D">
        <w:rPr>
          <w:i/>
        </w:rPr>
        <w:t xml:space="preserve"> et al.</w:t>
      </w:r>
      <w:r w:rsidRPr="00755F4D">
        <w:t xml:space="preserve"> Prognostic impact of variant histologies in urothelial bladder cancer treated with radical cystectomy. </w:t>
      </w:r>
      <w:r w:rsidRPr="00755F4D">
        <w:rPr>
          <w:i/>
        </w:rPr>
        <w:t>BJU Int</w:t>
      </w:r>
      <w:r w:rsidRPr="00755F4D">
        <w:t xml:space="preserve">. 2023;132(2):170-180. </w:t>
      </w:r>
      <w:hyperlink r:id="rId16" w:history="1">
        <w:r w:rsidRPr="00755F4D">
          <w:rPr>
            <w:rStyle w:val="Hyperlink"/>
          </w:rPr>
          <w:t>https://doi.org/10.1111/bju.15984</w:t>
        </w:r>
      </w:hyperlink>
    </w:p>
    <w:p w14:paraId="3F6C5A54" w14:textId="187531DD" w:rsidR="00755F4D" w:rsidRPr="00755F4D" w:rsidRDefault="00755F4D" w:rsidP="00755F4D">
      <w:pPr>
        <w:pStyle w:val="EndNoteBibliography"/>
        <w:ind w:left="720" w:hanging="720"/>
      </w:pPr>
      <w:r w:rsidRPr="00755F4D">
        <w:t>5</w:t>
      </w:r>
      <w:r w:rsidRPr="00755F4D">
        <w:tab/>
        <w:t xml:space="preserve">Cancer Genome Atlas Research, N. Comprehensive molecular characterization of urothelial bladder carcinoma. </w:t>
      </w:r>
      <w:r w:rsidRPr="00755F4D">
        <w:rPr>
          <w:i/>
        </w:rPr>
        <w:t>Nature</w:t>
      </w:r>
      <w:r w:rsidRPr="00755F4D">
        <w:t xml:space="preserve">. 2014;507(7492):315-322. </w:t>
      </w:r>
      <w:hyperlink r:id="rId17" w:history="1">
        <w:r w:rsidRPr="00755F4D">
          <w:rPr>
            <w:rStyle w:val="Hyperlink"/>
          </w:rPr>
          <w:t>https://doi.org/10.1038/nature12965</w:t>
        </w:r>
      </w:hyperlink>
    </w:p>
    <w:p w14:paraId="27E7AC7A" w14:textId="2194717F" w:rsidR="00755F4D" w:rsidRPr="00755F4D" w:rsidRDefault="00755F4D" w:rsidP="00755F4D">
      <w:pPr>
        <w:pStyle w:val="EndNoteBibliography"/>
        <w:ind w:left="720" w:hanging="720"/>
      </w:pPr>
      <w:r w:rsidRPr="00755F4D">
        <w:t>6</w:t>
      </w:r>
      <w:r w:rsidRPr="00755F4D">
        <w:tab/>
        <w:t>Kamoun, A., de Reynies, A., Allory, Y.</w:t>
      </w:r>
      <w:r w:rsidRPr="00755F4D">
        <w:rPr>
          <w:i/>
        </w:rPr>
        <w:t xml:space="preserve"> et al.</w:t>
      </w:r>
      <w:r w:rsidRPr="00755F4D">
        <w:t xml:space="preserve"> A Consensus Molecular Classification of Muscle-invasive Bladder Cancer. </w:t>
      </w:r>
      <w:r w:rsidRPr="00755F4D">
        <w:rPr>
          <w:i/>
        </w:rPr>
        <w:t>Eur Urol</w:t>
      </w:r>
      <w:r w:rsidRPr="00755F4D">
        <w:t xml:space="preserve">. 2020;77(4):420-433. </w:t>
      </w:r>
      <w:hyperlink r:id="rId18" w:history="1">
        <w:r w:rsidRPr="00755F4D">
          <w:rPr>
            <w:rStyle w:val="Hyperlink"/>
          </w:rPr>
          <w:t>https://doi.org/10.1016/j.eururo.2019.09.006</w:t>
        </w:r>
      </w:hyperlink>
    </w:p>
    <w:p w14:paraId="3E137946" w14:textId="54E28D8A" w:rsidR="00755F4D" w:rsidRPr="00755F4D" w:rsidRDefault="00755F4D" w:rsidP="00755F4D">
      <w:pPr>
        <w:pStyle w:val="EndNoteBibliography"/>
        <w:ind w:left="720" w:hanging="720"/>
      </w:pPr>
      <w:r w:rsidRPr="00755F4D">
        <w:t>7</w:t>
      </w:r>
      <w:r w:rsidRPr="00755F4D">
        <w:tab/>
        <w:t xml:space="preserve">Rao, A., Barkley, D., Franca, G. S. &amp; Yanai, I. Exploring tissue architecture using spatial transcriptomics. </w:t>
      </w:r>
      <w:r w:rsidRPr="00755F4D">
        <w:rPr>
          <w:i/>
        </w:rPr>
        <w:t>Nature</w:t>
      </w:r>
      <w:r w:rsidRPr="00755F4D">
        <w:t xml:space="preserve">. 2021;596(7871):211-220. </w:t>
      </w:r>
      <w:hyperlink r:id="rId19" w:history="1">
        <w:r w:rsidRPr="00755F4D">
          <w:rPr>
            <w:rStyle w:val="Hyperlink"/>
          </w:rPr>
          <w:t>https://doi.org/10.1038/s41586-021-03634-9</w:t>
        </w:r>
      </w:hyperlink>
    </w:p>
    <w:p w14:paraId="5CCA57F6" w14:textId="790473FF" w:rsidR="00755F4D" w:rsidRPr="00755F4D" w:rsidRDefault="00755F4D" w:rsidP="00755F4D">
      <w:pPr>
        <w:pStyle w:val="EndNoteBibliography"/>
        <w:ind w:left="720" w:hanging="720"/>
      </w:pPr>
      <w:r w:rsidRPr="00755F4D">
        <w:t>8</w:t>
      </w:r>
      <w:r w:rsidRPr="00755F4D">
        <w:tab/>
        <w:t>Eyers, M., Irlam, J., Marshall, G.</w:t>
      </w:r>
      <w:r w:rsidRPr="00755F4D">
        <w:rPr>
          <w:i/>
        </w:rPr>
        <w:t xml:space="preserve"> et al.</w:t>
      </w:r>
      <w:r w:rsidRPr="00755F4D">
        <w:t xml:space="preserve"> Digital spatial profiling of the microenvironment of muscle invasive bladder cancer. </w:t>
      </w:r>
      <w:r w:rsidRPr="00755F4D">
        <w:rPr>
          <w:i/>
        </w:rPr>
        <w:t>Commun Biol</w:t>
      </w:r>
      <w:r w:rsidRPr="00755F4D">
        <w:t xml:space="preserve">. 2024;7(1):737. </w:t>
      </w:r>
      <w:hyperlink r:id="rId20" w:history="1">
        <w:r w:rsidRPr="00755F4D">
          <w:rPr>
            <w:rStyle w:val="Hyperlink"/>
          </w:rPr>
          <w:t>https://doi.org/10.1038/s42003-024-06426-9</w:t>
        </w:r>
      </w:hyperlink>
    </w:p>
    <w:p w14:paraId="247F4C0F" w14:textId="3C79E410" w:rsidR="00755F4D" w:rsidRPr="00755F4D" w:rsidRDefault="00755F4D" w:rsidP="00755F4D">
      <w:pPr>
        <w:pStyle w:val="EndNoteBibliography"/>
        <w:ind w:left="720" w:hanging="720"/>
      </w:pPr>
      <w:r w:rsidRPr="00755F4D">
        <w:t>9</w:t>
      </w:r>
      <w:r w:rsidRPr="00755F4D">
        <w:tab/>
        <w:t>Johnson, B. A., 3rd, Parimi, V., Kamanda, S.</w:t>
      </w:r>
      <w:r w:rsidRPr="00755F4D">
        <w:rPr>
          <w:i/>
        </w:rPr>
        <w:t xml:space="preserve"> et al.</w:t>
      </w:r>
      <w:r w:rsidRPr="00755F4D">
        <w:t xml:space="preserve"> Sarcomatoid areas of urothelial carcinoma are enriched for CD163-positive antigen-presenting cells. </w:t>
      </w:r>
      <w:r w:rsidRPr="00755F4D">
        <w:rPr>
          <w:i/>
        </w:rPr>
        <w:t>J Pathol Clin Res</w:t>
      </w:r>
      <w:r w:rsidRPr="00755F4D">
        <w:t xml:space="preserve">. 2025;11(2):e70021. </w:t>
      </w:r>
      <w:hyperlink r:id="rId21" w:history="1">
        <w:r w:rsidRPr="00755F4D">
          <w:rPr>
            <w:rStyle w:val="Hyperlink"/>
          </w:rPr>
          <w:t>https://doi.org/10.1002/2056-4538.70021</w:t>
        </w:r>
      </w:hyperlink>
    </w:p>
    <w:p w14:paraId="1FB135BC" w14:textId="4CF9D978" w:rsidR="00755F4D" w:rsidRPr="00755F4D" w:rsidRDefault="00755F4D" w:rsidP="00755F4D">
      <w:pPr>
        <w:pStyle w:val="EndNoteBibliography"/>
        <w:ind w:left="720" w:hanging="720"/>
      </w:pPr>
      <w:r w:rsidRPr="00755F4D">
        <w:t>10</w:t>
      </w:r>
      <w:r w:rsidRPr="00755F4D">
        <w:tab/>
        <w:t>Hernandez, S., Lazcano, R., Serrano, A.</w:t>
      </w:r>
      <w:r w:rsidRPr="00755F4D">
        <w:rPr>
          <w:i/>
        </w:rPr>
        <w:t xml:space="preserve"> et al.</w:t>
      </w:r>
      <w:r w:rsidRPr="00755F4D">
        <w:t xml:space="preserve"> Challenges and Opportunities for Immunoprofiling Using a Spatial High-Plex Technology: The NanoString GeoMx((R)) Digital Spatial Profiler. </w:t>
      </w:r>
      <w:r w:rsidRPr="00755F4D">
        <w:rPr>
          <w:i/>
        </w:rPr>
        <w:t>Front Oncol</w:t>
      </w:r>
      <w:r w:rsidRPr="00755F4D">
        <w:t xml:space="preserve">. 2022;12:890410. </w:t>
      </w:r>
      <w:hyperlink r:id="rId22" w:history="1">
        <w:r w:rsidRPr="00755F4D">
          <w:rPr>
            <w:rStyle w:val="Hyperlink"/>
          </w:rPr>
          <w:t>https://doi.org/10.3389/fonc.2022.890410</w:t>
        </w:r>
      </w:hyperlink>
    </w:p>
    <w:p w14:paraId="31579881" w14:textId="70810BDD" w:rsidR="00755F4D" w:rsidRPr="00755F4D" w:rsidRDefault="00755F4D" w:rsidP="00755F4D">
      <w:pPr>
        <w:pStyle w:val="EndNoteBibliography"/>
        <w:ind w:left="720" w:hanging="720"/>
      </w:pPr>
      <w:r w:rsidRPr="00755F4D">
        <w:t>11</w:t>
      </w:r>
      <w:r w:rsidRPr="00755F4D">
        <w:tab/>
        <w:t>Ritchie, M. E., Phipson, B., Wu, D.</w:t>
      </w:r>
      <w:r w:rsidRPr="00755F4D">
        <w:rPr>
          <w:i/>
        </w:rPr>
        <w:t xml:space="preserve"> et al.</w:t>
      </w:r>
      <w:r w:rsidRPr="00755F4D">
        <w:t xml:space="preserve"> limma powers differential expression analyses for RNA-sequencing and microarray studies. </w:t>
      </w:r>
      <w:r w:rsidRPr="00755F4D">
        <w:rPr>
          <w:i/>
        </w:rPr>
        <w:t>Nucleic Acids Res</w:t>
      </w:r>
      <w:r w:rsidRPr="00755F4D">
        <w:t xml:space="preserve">. 2015;43(7):e47. </w:t>
      </w:r>
      <w:hyperlink r:id="rId23" w:history="1">
        <w:r w:rsidRPr="00755F4D">
          <w:rPr>
            <w:rStyle w:val="Hyperlink"/>
          </w:rPr>
          <w:t>https://doi.org/10.1093/nar/gkv007</w:t>
        </w:r>
      </w:hyperlink>
    </w:p>
    <w:p w14:paraId="0BC50EEC" w14:textId="1C1DCA0A" w:rsidR="00755F4D" w:rsidRPr="00755F4D" w:rsidRDefault="00755F4D" w:rsidP="00755F4D">
      <w:pPr>
        <w:pStyle w:val="EndNoteBibliography"/>
        <w:ind w:left="720" w:hanging="720"/>
      </w:pPr>
      <w:r w:rsidRPr="00755F4D">
        <w:t>12</w:t>
      </w:r>
      <w:r w:rsidRPr="00755F4D">
        <w:tab/>
        <w:t xml:space="preserve">Love, M. I., Huber, W. &amp; Anders, S. Moderated estimation of fold change and dispersion for RNA-seq data with DESeq2. </w:t>
      </w:r>
      <w:r w:rsidRPr="00755F4D">
        <w:rPr>
          <w:i/>
        </w:rPr>
        <w:t>Genome Biol</w:t>
      </w:r>
      <w:r w:rsidRPr="00755F4D">
        <w:t xml:space="preserve">. 2014;15(12):550. </w:t>
      </w:r>
      <w:hyperlink r:id="rId24" w:history="1">
        <w:r w:rsidRPr="00755F4D">
          <w:rPr>
            <w:rStyle w:val="Hyperlink"/>
          </w:rPr>
          <w:t>https://doi.org/10.1186/s13059-014-0550-8</w:t>
        </w:r>
      </w:hyperlink>
    </w:p>
    <w:p w14:paraId="3A6E664B" w14:textId="5AD5E9CD" w:rsidR="00755F4D" w:rsidRPr="00755F4D" w:rsidRDefault="00755F4D" w:rsidP="00755F4D">
      <w:pPr>
        <w:pStyle w:val="EndNoteBibliography"/>
        <w:ind w:left="720" w:hanging="720"/>
      </w:pPr>
      <w:r w:rsidRPr="00755F4D">
        <w:t>13</w:t>
      </w:r>
      <w:r w:rsidRPr="00755F4D">
        <w:tab/>
        <w:t xml:space="preserve">Yu, G. Thirteen years of clusterProfiler. </w:t>
      </w:r>
      <w:r w:rsidRPr="00755F4D">
        <w:rPr>
          <w:i/>
        </w:rPr>
        <w:t>Innovation (Camb)</w:t>
      </w:r>
      <w:r w:rsidRPr="00755F4D">
        <w:t xml:space="preserve">. 2024;5(6):100722. </w:t>
      </w:r>
      <w:hyperlink r:id="rId25" w:history="1">
        <w:r w:rsidRPr="00755F4D">
          <w:rPr>
            <w:rStyle w:val="Hyperlink"/>
          </w:rPr>
          <w:t>https://doi.org/10.1016/j.xinn.2024.100722</w:t>
        </w:r>
      </w:hyperlink>
    </w:p>
    <w:p w14:paraId="6AFAFE2A" w14:textId="1D2026E9" w:rsidR="00755F4D" w:rsidRPr="00755F4D" w:rsidRDefault="00755F4D" w:rsidP="00755F4D">
      <w:pPr>
        <w:pStyle w:val="EndNoteBibliography"/>
        <w:ind w:left="720" w:hanging="720"/>
      </w:pPr>
      <w:r w:rsidRPr="00755F4D">
        <w:t>14</w:t>
      </w:r>
      <w:r w:rsidRPr="00755F4D">
        <w:tab/>
        <w:t>Guo, C. C., Dadhania, V., Zhang, L.</w:t>
      </w:r>
      <w:r w:rsidRPr="00755F4D">
        <w:rPr>
          <w:i/>
        </w:rPr>
        <w:t xml:space="preserve"> et al.</w:t>
      </w:r>
      <w:r w:rsidRPr="00755F4D">
        <w:t xml:space="preserve"> Gene Expression Profile of the Clinically Aggressive Micropapillary Variant of Bladder Cancer. </w:t>
      </w:r>
      <w:r w:rsidRPr="00755F4D">
        <w:rPr>
          <w:i/>
        </w:rPr>
        <w:t>Eur Urol</w:t>
      </w:r>
      <w:r w:rsidRPr="00755F4D">
        <w:t xml:space="preserve">. 2016;70(4):611-620. </w:t>
      </w:r>
      <w:hyperlink r:id="rId26" w:history="1">
        <w:r w:rsidRPr="00755F4D">
          <w:rPr>
            <w:rStyle w:val="Hyperlink"/>
          </w:rPr>
          <w:t>https://doi.org/10.1016/j.eururo.2016.02.056</w:t>
        </w:r>
      </w:hyperlink>
    </w:p>
    <w:p w14:paraId="55DFCE63" w14:textId="27026393" w:rsidR="00755F4D" w:rsidRPr="00755F4D" w:rsidRDefault="00755F4D" w:rsidP="00755F4D">
      <w:pPr>
        <w:pStyle w:val="EndNoteBibliography"/>
        <w:ind w:left="720" w:hanging="720"/>
      </w:pPr>
      <w:r w:rsidRPr="00755F4D">
        <w:lastRenderedPageBreak/>
        <w:t>15</w:t>
      </w:r>
      <w:r w:rsidRPr="00755F4D">
        <w:tab/>
        <w:t>Zinnall, U., Weyerer, V., Comperat, E.</w:t>
      </w:r>
      <w:r w:rsidRPr="00755F4D">
        <w:rPr>
          <w:i/>
        </w:rPr>
        <w:t xml:space="preserve"> et al.</w:t>
      </w:r>
      <w:r w:rsidRPr="00755F4D">
        <w:t xml:space="preserve"> Micropapillary urothelial carcinoma: evaluation of HER2 status and immunohistochemical characterization of the molecular subtype. </w:t>
      </w:r>
      <w:r w:rsidRPr="00755F4D">
        <w:rPr>
          <w:i/>
        </w:rPr>
        <w:t>Hum Pathol</w:t>
      </w:r>
      <w:r w:rsidRPr="00755F4D">
        <w:t xml:space="preserve">. 2018;80:55-64. </w:t>
      </w:r>
      <w:hyperlink r:id="rId27" w:history="1">
        <w:r w:rsidRPr="00755F4D">
          <w:rPr>
            <w:rStyle w:val="Hyperlink"/>
          </w:rPr>
          <w:t>https://doi.org/10.1016/j.humpath.2018.05.022</w:t>
        </w:r>
      </w:hyperlink>
    </w:p>
    <w:p w14:paraId="0439AA98" w14:textId="5E6F3098" w:rsidR="00755F4D" w:rsidRPr="00755F4D" w:rsidRDefault="00755F4D" w:rsidP="00755F4D">
      <w:pPr>
        <w:pStyle w:val="EndNoteBibliography"/>
        <w:ind w:left="720" w:hanging="720"/>
      </w:pPr>
      <w:r w:rsidRPr="00755F4D">
        <w:t>16</w:t>
      </w:r>
      <w:r w:rsidRPr="00755F4D">
        <w:tab/>
        <w:t>Genitsch, V., Kollar, A., Vandekerkhove, G.</w:t>
      </w:r>
      <w:r w:rsidRPr="00755F4D">
        <w:rPr>
          <w:i/>
        </w:rPr>
        <w:t xml:space="preserve"> et al.</w:t>
      </w:r>
      <w:r w:rsidRPr="00755F4D">
        <w:t xml:space="preserve"> Morphologic and genomic characterization of urothelial to sarcomatoid transition in muscle-invasive bladder cancer. </w:t>
      </w:r>
      <w:r w:rsidRPr="00755F4D">
        <w:rPr>
          <w:i/>
        </w:rPr>
        <w:t>Urol Oncol</w:t>
      </w:r>
      <w:r w:rsidRPr="00755F4D">
        <w:t xml:space="preserve">. 2019;37(11):826-836. </w:t>
      </w:r>
      <w:hyperlink r:id="rId28" w:history="1">
        <w:r w:rsidRPr="00755F4D">
          <w:rPr>
            <w:rStyle w:val="Hyperlink"/>
          </w:rPr>
          <w:t>https://doi.org/10.1016/j.urolonc.2019.09.025</w:t>
        </w:r>
      </w:hyperlink>
    </w:p>
    <w:p w14:paraId="7B200053" w14:textId="40AEB5EE" w:rsidR="00755F4D" w:rsidRPr="00755F4D" w:rsidRDefault="00755F4D" w:rsidP="00755F4D">
      <w:pPr>
        <w:pStyle w:val="EndNoteBibliography"/>
        <w:ind w:left="720" w:hanging="720"/>
      </w:pPr>
      <w:r w:rsidRPr="00755F4D">
        <w:t>17</w:t>
      </w:r>
      <w:r w:rsidRPr="00755F4D">
        <w:tab/>
        <w:t>Weiss, K., Gessner, K. H., Demzik, A.</w:t>
      </w:r>
      <w:r w:rsidRPr="00755F4D">
        <w:rPr>
          <w:i/>
        </w:rPr>
        <w:t xml:space="preserve"> et al.</w:t>
      </w:r>
      <w:r w:rsidRPr="00755F4D">
        <w:t xml:space="preserve"> Molecular characterization of plasmacytoid urothelial carcinoma and the impact on treatment implications. </w:t>
      </w:r>
      <w:r w:rsidRPr="00755F4D">
        <w:rPr>
          <w:i/>
        </w:rPr>
        <w:t>Cancer Treat Res Commun</w:t>
      </w:r>
      <w:r w:rsidRPr="00755F4D">
        <w:t xml:space="preserve">. 2023;37:100779. </w:t>
      </w:r>
      <w:hyperlink r:id="rId29" w:history="1">
        <w:r w:rsidRPr="00755F4D">
          <w:rPr>
            <w:rStyle w:val="Hyperlink"/>
          </w:rPr>
          <w:t>https://doi.org/10.1016/j.ctarc.2023.100779</w:t>
        </w:r>
      </w:hyperlink>
    </w:p>
    <w:p w14:paraId="0451F93E" w14:textId="44457F68" w:rsidR="00755F4D" w:rsidRPr="00755F4D" w:rsidRDefault="00755F4D" w:rsidP="00755F4D">
      <w:pPr>
        <w:pStyle w:val="EndNoteBibliography"/>
        <w:ind w:left="720" w:hanging="720"/>
      </w:pPr>
      <w:r w:rsidRPr="00755F4D">
        <w:t>18</w:t>
      </w:r>
      <w:r w:rsidRPr="00755F4D">
        <w:tab/>
        <w:t>Guo, C. C., Lee, S., Lee, J. G.</w:t>
      </w:r>
      <w:r w:rsidRPr="00755F4D">
        <w:rPr>
          <w:i/>
        </w:rPr>
        <w:t xml:space="preserve"> et al.</w:t>
      </w:r>
      <w:r w:rsidRPr="00755F4D">
        <w:t xml:space="preserve"> Molecular profile of bladder cancer progression to clinically aggressive subtypes. </w:t>
      </w:r>
      <w:r w:rsidRPr="00755F4D">
        <w:rPr>
          <w:i/>
        </w:rPr>
        <w:t>Nat Rev Urol</w:t>
      </w:r>
      <w:r w:rsidRPr="00755F4D">
        <w:t xml:space="preserve">. 2024;21(7):391-405. </w:t>
      </w:r>
      <w:hyperlink r:id="rId30" w:history="1">
        <w:r w:rsidRPr="00755F4D">
          <w:rPr>
            <w:rStyle w:val="Hyperlink"/>
          </w:rPr>
          <w:t>https://doi.org/10.1038/s41585-023-00847-7</w:t>
        </w:r>
      </w:hyperlink>
    </w:p>
    <w:p w14:paraId="25D509E5" w14:textId="77534F1F" w:rsidR="00755F4D" w:rsidRPr="00755F4D" w:rsidRDefault="00755F4D" w:rsidP="00755F4D">
      <w:pPr>
        <w:pStyle w:val="EndNoteBibliography"/>
        <w:ind w:left="720" w:hanging="720"/>
      </w:pPr>
      <w:r w:rsidRPr="00755F4D">
        <w:t>19</w:t>
      </w:r>
      <w:r w:rsidRPr="00755F4D">
        <w:tab/>
        <w:t>Raggi, D., Crupi, E., Pederzoli, F.</w:t>
      </w:r>
      <w:r w:rsidRPr="00755F4D">
        <w:rPr>
          <w:i/>
        </w:rPr>
        <w:t xml:space="preserve"> et al.</w:t>
      </w:r>
      <w:r w:rsidRPr="00755F4D">
        <w:t xml:space="preserve"> HER2 and urothelial carcinoma: current understanding and future directions. </w:t>
      </w:r>
      <w:r w:rsidRPr="00755F4D">
        <w:rPr>
          <w:i/>
        </w:rPr>
        <w:t>Nat Rev Urol</w:t>
      </w:r>
      <w:r w:rsidRPr="00755F4D">
        <w:t xml:space="preserve">. 2026;23(2):110-132. </w:t>
      </w:r>
      <w:hyperlink r:id="rId31" w:history="1">
        <w:r w:rsidRPr="00755F4D">
          <w:rPr>
            <w:rStyle w:val="Hyperlink"/>
          </w:rPr>
          <w:t>https://doi.org/10.1038/s41585-025-01075-x</w:t>
        </w:r>
      </w:hyperlink>
    </w:p>
    <w:p w14:paraId="43BA802D" w14:textId="1E1D3CB1" w:rsidR="00755F4D" w:rsidRPr="00755F4D" w:rsidRDefault="00755F4D" w:rsidP="00755F4D">
      <w:pPr>
        <w:pStyle w:val="EndNoteBibliography"/>
        <w:ind w:left="720" w:hanging="720"/>
      </w:pPr>
      <w:r w:rsidRPr="00755F4D">
        <w:t>20</w:t>
      </w:r>
      <w:r w:rsidRPr="00755F4D">
        <w:tab/>
        <w:t>Hoffman-Censits, J. H., Lombardo, K. A., Parimi, V.</w:t>
      </w:r>
      <w:r w:rsidRPr="00755F4D">
        <w:rPr>
          <w:i/>
        </w:rPr>
        <w:t xml:space="preserve"> et al.</w:t>
      </w:r>
      <w:r w:rsidRPr="00755F4D">
        <w:t xml:space="preserve"> Expression of Nectin-4 in Bladder Urothelial Carcinoma, in Morphologic Variants, and Nonurothelial Histotypes. </w:t>
      </w:r>
      <w:r w:rsidRPr="00755F4D">
        <w:rPr>
          <w:i/>
        </w:rPr>
        <w:t>Appl Immunohistochem Mol Morphol</w:t>
      </w:r>
      <w:r w:rsidRPr="00755F4D">
        <w:t xml:space="preserve">. 2021;29(8):619-625. </w:t>
      </w:r>
      <w:hyperlink r:id="rId32" w:history="1">
        <w:r w:rsidRPr="00755F4D">
          <w:rPr>
            <w:rStyle w:val="Hyperlink"/>
          </w:rPr>
          <w:t>https://doi.org/10.1097/PAI.0000000000000938</w:t>
        </w:r>
      </w:hyperlink>
    </w:p>
    <w:p w14:paraId="008B9EAC" w14:textId="1A579057" w:rsidR="00755F4D" w:rsidRPr="00755F4D" w:rsidRDefault="00755F4D" w:rsidP="00755F4D">
      <w:pPr>
        <w:pStyle w:val="EndNoteBibliography"/>
        <w:ind w:left="720" w:hanging="720"/>
      </w:pPr>
      <w:r w:rsidRPr="00755F4D">
        <w:t>21</w:t>
      </w:r>
      <w:r w:rsidRPr="00755F4D">
        <w:tab/>
        <w:t>Tsukahara, S., Shiota, M., Takamatsu, D.</w:t>
      </w:r>
      <w:r w:rsidRPr="00755F4D">
        <w:rPr>
          <w:i/>
        </w:rPr>
        <w:t xml:space="preserve"> et al.</w:t>
      </w:r>
      <w:r w:rsidRPr="00755F4D">
        <w:t xml:space="preserve"> Cancer genomic profiling identified dihydropyrimidine dehydrogenase deficiency in bladder cancer promotes sensitivity to gemcitabine. </w:t>
      </w:r>
      <w:r w:rsidRPr="00755F4D">
        <w:rPr>
          <w:i/>
        </w:rPr>
        <w:t>Sci Rep</w:t>
      </w:r>
      <w:r w:rsidRPr="00755F4D">
        <w:t xml:space="preserve">. 2022;12(1):8535. </w:t>
      </w:r>
      <w:hyperlink r:id="rId33" w:history="1">
        <w:r w:rsidRPr="00755F4D">
          <w:rPr>
            <w:rStyle w:val="Hyperlink"/>
          </w:rPr>
          <w:t>https://doi.org/10.1038/s41598-022-12528-3</w:t>
        </w:r>
      </w:hyperlink>
    </w:p>
    <w:p w14:paraId="1C91EE04" w14:textId="09E4F819" w:rsidR="00755F4D" w:rsidRPr="00755F4D" w:rsidRDefault="00755F4D" w:rsidP="00755F4D">
      <w:pPr>
        <w:pStyle w:val="EndNoteBibliography"/>
        <w:ind w:left="720" w:hanging="720"/>
      </w:pPr>
      <w:r w:rsidRPr="00755F4D">
        <w:t>22</w:t>
      </w:r>
      <w:r w:rsidRPr="00755F4D">
        <w:tab/>
        <w:t>Fu, D., Shi, X., Yi, X.</w:t>
      </w:r>
      <w:r w:rsidRPr="00755F4D">
        <w:rPr>
          <w:i/>
        </w:rPr>
        <w:t xml:space="preserve"> et al.</w:t>
      </w:r>
      <w:r w:rsidRPr="00755F4D">
        <w:t xml:space="preserve"> m6A reader IGF2BP2 promotes M2 macrophage polarization and malignant biological behavior of bladder cancer by stabilizing NRP1 mRNA expression. </w:t>
      </w:r>
      <w:r w:rsidRPr="00755F4D">
        <w:rPr>
          <w:i/>
        </w:rPr>
        <w:t>BMC Urol</w:t>
      </w:r>
      <w:r w:rsidRPr="00755F4D">
        <w:t xml:space="preserve">. 2024;24(1):147. </w:t>
      </w:r>
      <w:hyperlink r:id="rId34" w:history="1">
        <w:r w:rsidRPr="00755F4D">
          <w:rPr>
            <w:rStyle w:val="Hyperlink"/>
          </w:rPr>
          <w:t>https://doi.org/10.1186/s12894-024-01534-4</w:t>
        </w:r>
      </w:hyperlink>
    </w:p>
    <w:p w14:paraId="77F8C5D0" w14:textId="274BFCEC" w:rsidR="00755F4D" w:rsidRPr="00755F4D" w:rsidRDefault="00755F4D" w:rsidP="00755F4D">
      <w:pPr>
        <w:pStyle w:val="EndNoteBibliography"/>
        <w:ind w:left="720" w:hanging="720"/>
      </w:pPr>
      <w:r w:rsidRPr="00755F4D">
        <w:t>23</w:t>
      </w:r>
      <w:r w:rsidRPr="00755F4D">
        <w:tab/>
        <w:t>Su, Q., Sun, Y., Zhang, Z.</w:t>
      </w:r>
      <w:r w:rsidRPr="00755F4D">
        <w:rPr>
          <w:i/>
        </w:rPr>
        <w:t xml:space="preserve"> et al.</w:t>
      </w:r>
      <w:r w:rsidRPr="00755F4D">
        <w:t xml:space="preserve"> Identification of Prognostic Immune Genes in Bladder Urothelial Carcinoma. </w:t>
      </w:r>
      <w:r w:rsidRPr="00755F4D">
        <w:rPr>
          <w:i/>
        </w:rPr>
        <w:t>Biomed Res Int</w:t>
      </w:r>
      <w:r w:rsidRPr="00755F4D">
        <w:t xml:space="preserve">. 2020;2020:7510120. </w:t>
      </w:r>
      <w:hyperlink r:id="rId35" w:history="1">
        <w:r w:rsidRPr="00755F4D">
          <w:rPr>
            <w:rStyle w:val="Hyperlink"/>
          </w:rPr>
          <w:t>https://doi.org/10.1155/2020/7510120</w:t>
        </w:r>
      </w:hyperlink>
    </w:p>
    <w:p w14:paraId="011A2FE1" w14:textId="13D8AFAF" w:rsidR="00755F4D" w:rsidRPr="00755F4D" w:rsidRDefault="00755F4D" w:rsidP="00755F4D">
      <w:pPr>
        <w:pStyle w:val="EndNoteBibliography"/>
        <w:ind w:left="720" w:hanging="720"/>
      </w:pPr>
      <w:r w:rsidRPr="00755F4D">
        <w:t>24</w:t>
      </w:r>
      <w:r w:rsidRPr="00755F4D">
        <w:tab/>
        <w:t>Nassar, H., Pansare, V., Zhang, H.</w:t>
      </w:r>
      <w:r w:rsidRPr="00755F4D">
        <w:rPr>
          <w:i/>
        </w:rPr>
        <w:t xml:space="preserve"> et al.</w:t>
      </w:r>
      <w:r w:rsidRPr="00755F4D">
        <w:t xml:space="preserve"> Pathogenesis of invasive micropapillary carcinoma: role of MUC1 glycoprotein. </w:t>
      </w:r>
      <w:r w:rsidRPr="00755F4D">
        <w:rPr>
          <w:i/>
        </w:rPr>
        <w:t>Mod Pathol</w:t>
      </w:r>
      <w:r w:rsidRPr="00755F4D">
        <w:t xml:space="preserve">. 2004;17(9):1045-1050. </w:t>
      </w:r>
      <w:hyperlink r:id="rId36" w:history="1">
        <w:r w:rsidRPr="00755F4D">
          <w:rPr>
            <w:rStyle w:val="Hyperlink"/>
          </w:rPr>
          <w:t>https://doi.org/10.1038/modpathol.3800166</w:t>
        </w:r>
      </w:hyperlink>
    </w:p>
    <w:p w14:paraId="2329C93E" w14:textId="34100ED6" w:rsidR="00755F4D" w:rsidRPr="00755F4D" w:rsidRDefault="00755F4D" w:rsidP="00755F4D">
      <w:pPr>
        <w:pStyle w:val="EndNoteBibliography"/>
        <w:ind w:left="720" w:hanging="720"/>
      </w:pPr>
      <w:r w:rsidRPr="00755F4D">
        <w:t>25</w:t>
      </w:r>
      <w:r w:rsidRPr="00755F4D">
        <w:tab/>
        <w:t>Sundi, D., Collier, K. A., Yang, Y.</w:t>
      </w:r>
      <w:r w:rsidRPr="00755F4D">
        <w:rPr>
          <w:i/>
        </w:rPr>
        <w:t xml:space="preserve"> et al.</w:t>
      </w:r>
      <w:r w:rsidRPr="00755F4D">
        <w:t xml:space="preserve"> Roles of Androgen Receptor Signaling in Urothelial Carcinoma. </w:t>
      </w:r>
      <w:r w:rsidRPr="00755F4D">
        <w:rPr>
          <w:i/>
        </w:rPr>
        <w:t>Cancers (Basel)</w:t>
      </w:r>
      <w:r w:rsidRPr="00755F4D">
        <w:t xml:space="preserve">. 2024;16(4). </w:t>
      </w:r>
      <w:hyperlink r:id="rId37" w:history="1">
        <w:r w:rsidRPr="00755F4D">
          <w:rPr>
            <w:rStyle w:val="Hyperlink"/>
          </w:rPr>
          <w:t>https://doi.org/10.3390/cancers16040746</w:t>
        </w:r>
      </w:hyperlink>
    </w:p>
    <w:p w14:paraId="3EE4874C" w14:textId="33226456" w:rsidR="00755F4D" w:rsidRPr="00755F4D" w:rsidRDefault="00755F4D" w:rsidP="00755F4D">
      <w:pPr>
        <w:pStyle w:val="EndNoteBibliography"/>
        <w:ind w:left="720" w:hanging="720"/>
      </w:pPr>
      <w:r w:rsidRPr="00755F4D">
        <w:t>26</w:t>
      </w:r>
      <w:r w:rsidRPr="00755F4D">
        <w:tab/>
        <w:t xml:space="preserve">Zheng, Y., Izumi, K., Yao, J. L. &amp; Miyamoto, H. Dihydrotestosterone upregulates the expression of epidermal growth factor receptor and ERBB2 in androgen receptor-positive bladder cancer cells. </w:t>
      </w:r>
      <w:r w:rsidRPr="00755F4D">
        <w:rPr>
          <w:i/>
        </w:rPr>
        <w:t>Endocr Relat Cancer</w:t>
      </w:r>
      <w:r w:rsidRPr="00755F4D">
        <w:t xml:space="preserve">. 2011;18(4):451-464. </w:t>
      </w:r>
      <w:hyperlink r:id="rId38" w:history="1">
        <w:r w:rsidRPr="00755F4D">
          <w:rPr>
            <w:rStyle w:val="Hyperlink"/>
          </w:rPr>
          <w:t>https://doi.org/10.1530/ERC-11-0010</w:t>
        </w:r>
      </w:hyperlink>
    </w:p>
    <w:p w14:paraId="5B9AD1E6" w14:textId="4D206964" w:rsidR="00755F4D" w:rsidRPr="00755F4D" w:rsidRDefault="00755F4D" w:rsidP="00755F4D">
      <w:pPr>
        <w:pStyle w:val="EndNoteBibliography"/>
        <w:ind w:left="720" w:hanging="720"/>
      </w:pPr>
      <w:r w:rsidRPr="00755F4D">
        <w:t>27</w:t>
      </w:r>
      <w:r w:rsidRPr="00755F4D">
        <w:tab/>
        <w:t>Huang, X., Zhu, H., Gao, Z.</w:t>
      </w:r>
      <w:r w:rsidRPr="00755F4D">
        <w:rPr>
          <w:i/>
        </w:rPr>
        <w:t xml:space="preserve"> et al.</w:t>
      </w:r>
      <w:r w:rsidRPr="00755F4D">
        <w:t xml:space="preserve"> Wnt7a activates canonical Wnt signaling, promotes bladder cancer cell invasion, and is suppressed by miR-370-3p. </w:t>
      </w:r>
      <w:r w:rsidRPr="00755F4D">
        <w:rPr>
          <w:i/>
        </w:rPr>
        <w:t>J Biol Chem</w:t>
      </w:r>
      <w:r w:rsidRPr="00755F4D">
        <w:t xml:space="preserve">. 2018;293(18):6693-6706. </w:t>
      </w:r>
      <w:hyperlink r:id="rId39" w:history="1">
        <w:r w:rsidRPr="00755F4D">
          <w:rPr>
            <w:rStyle w:val="Hyperlink"/>
          </w:rPr>
          <w:t>https://doi.org/10.1074/jbc.RA118.001689</w:t>
        </w:r>
      </w:hyperlink>
    </w:p>
    <w:p w14:paraId="4C33A468" w14:textId="05B47345" w:rsidR="00755F4D" w:rsidRPr="00755F4D" w:rsidRDefault="00755F4D" w:rsidP="00755F4D">
      <w:pPr>
        <w:pStyle w:val="EndNoteBibliography"/>
        <w:ind w:left="720" w:hanging="720"/>
      </w:pPr>
      <w:r w:rsidRPr="00755F4D">
        <w:t>28</w:t>
      </w:r>
      <w:r w:rsidRPr="00755F4D">
        <w:tab/>
        <w:t>Keck, B., Stoehr, R., Wach, S.</w:t>
      </w:r>
      <w:r w:rsidRPr="00755F4D">
        <w:rPr>
          <w:i/>
        </w:rPr>
        <w:t xml:space="preserve"> et al.</w:t>
      </w:r>
      <w:r w:rsidRPr="00755F4D">
        <w:t xml:space="preserve"> The plasmacytoid carcinoma of the bladder--rare variant of aggressive urothelial carcinoma. </w:t>
      </w:r>
      <w:r w:rsidRPr="00755F4D">
        <w:rPr>
          <w:i/>
        </w:rPr>
        <w:t>Int J Cancer</w:t>
      </w:r>
      <w:r w:rsidRPr="00755F4D">
        <w:t xml:space="preserve">. 2011;129(2):346-354. </w:t>
      </w:r>
      <w:hyperlink r:id="rId40" w:history="1">
        <w:r w:rsidRPr="00755F4D">
          <w:rPr>
            <w:rStyle w:val="Hyperlink"/>
          </w:rPr>
          <w:t>https://doi.org/10.1002/ijc.25700</w:t>
        </w:r>
      </w:hyperlink>
    </w:p>
    <w:p w14:paraId="7F8C00D4" w14:textId="3327F051" w:rsidR="00755F4D" w:rsidRPr="00755F4D" w:rsidRDefault="00755F4D" w:rsidP="00755F4D">
      <w:pPr>
        <w:pStyle w:val="EndNoteBibliography"/>
        <w:ind w:left="720" w:hanging="720"/>
      </w:pPr>
      <w:r w:rsidRPr="00755F4D">
        <w:t>29</w:t>
      </w:r>
      <w:r w:rsidRPr="00755F4D">
        <w:tab/>
        <w:t xml:space="preserve">Woldu, S. L., Hutchinson, R. C., Krabbe, L. M., Sanli, O. &amp; Margulis, V. The Rho GTPase signalling pathway in urothelial carcinoma. </w:t>
      </w:r>
      <w:r w:rsidRPr="00755F4D">
        <w:rPr>
          <w:i/>
        </w:rPr>
        <w:t>Nat Rev Urol</w:t>
      </w:r>
      <w:r w:rsidRPr="00755F4D">
        <w:t xml:space="preserve">. 2018;15(2):83-91. </w:t>
      </w:r>
      <w:hyperlink r:id="rId41" w:history="1">
        <w:r w:rsidRPr="00755F4D">
          <w:rPr>
            <w:rStyle w:val="Hyperlink"/>
          </w:rPr>
          <w:t>https://doi.org/10.1038/nrurol.2017.184</w:t>
        </w:r>
      </w:hyperlink>
    </w:p>
    <w:p w14:paraId="1142479F" w14:textId="73CD9FAC" w:rsidR="00755F4D" w:rsidRPr="00755F4D" w:rsidRDefault="00755F4D" w:rsidP="00755F4D">
      <w:pPr>
        <w:pStyle w:val="EndNoteBibliography"/>
        <w:ind w:left="720" w:hanging="720"/>
      </w:pPr>
      <w:r w:rsidRPr="00755F4D">
        <w:t>30</w:t>
      </w:r>
      <w:r w:rsidRPr="00755F4D">
        <w:tab/>
        <w:t>Dong, Y., Ma, W. M., Shi, Z. D.</w:t>
      </w:r>
      <w:r w:rsidRPr="00755F4D">
        <w:rPr>
          <w:i/>
        </w:rPr>
        <w:t xml:space="preserve"> et al.</w:t>
      </w:r>
      <w:r w:rsidRPr="00755F4D">
        <w:t xml:space="preserve"> Role of NRP1 in Bladder Cancer Pathogenesis and Progression. </w:t>
      </w:r>
      <w:r w:rsidRPr="00755F4D">
        <w:rPr>
          <w:i/>
        </w:rPr>
        <w:t>Front Oncol</w:t>
      </w:r>
      <w:r w:rsidRPr="00755F4D">
        <w:t xml:space="preserve">. 2021;11:685980. </w:t>
      </w:r>
      <w:hyperlink r:id="rId42" w:history="1">
        <w:r w:rsidRPr="00755F4D">
          <w:rPr>
            <w:rStyle w:val="Hyperlink"/>
          </w:rPr>
          <w:t>https://doi.org/10.3389/fonc.2021.685980</w:t>
        </w:r>
      </w:hyperlink>
    </w:p>
    <w:p w14:paraId="206E6446" w14:textId="4189FC26" w:rsidR="00755F4D" w:rsidRPr="00755F4D" w:rsidRDefault="00755F4D" w:rsidP="00755F4D">
      <w:pPr>
        <w:pStyle w:val="EndNoteBibliography"/>
        <w:ind w:left="720" w:hanging="720"/>
      </w:pPr>
      <w:r w:rsidRPr="00755F4D">
        <w:t>31</w:t>
      </w:r>
      <w:r w:rsidRPr="00755F4D">
        <w:tab/>
        <w:t>Xu, N., Yao, Z., Shang, G.</w:t>
      </w:r>
      <w:r w:rsidRPr="00755F4D">
        <w:rPr>
          <w:i/>
        </w:rPr>
        <w:t xml:space="preserve"> et al.</w:t>
      </w:r>
      <w:r w:rsidRPr="00755F4D">
        <w:t xml:space="preserve"> Integrated proteogenomic characterization of urothelial carcinoma of the bladder. </w:t>
      </w:r>
      <w:r w:rsidRPr="00755F4D">
        <w:rPr>
          <w:i/>
        </w:rPr>
        <w:t>J Hematol Oncol</w:t>
      </w:r>
      <w:r w:rsidRPr="00755F4D">
        <w:t xml:space="preserve">. 2022;15(1):76. </w:t>
      </w:r>
      <w:hyperlink r:id="rId43" w:history="1">
        <w:r w:rsidRPr="00755F4D">
          <w:rPr>
            <w:rStyle w:val="Hyperlink"/>
          </w:rPr>
          <w:t>https://doi.org/10.1186/s13045-022-01291-7</w:t>
        </w:r>
      </w:hyperlink>
    </w:p>
    <w:p w14:paraId="764AE94E" w14:textId="1809EF9B" w:rsidR="00755F4D" w:rsidRPr="00755F4D" w:rsidRDefault="00755F4D" w:rsidP="00755F4D">
      <w:pPr>
        <w:pStyle w:val="EndNoteBibliography"/>
        <w:ind w:left="720" w:hanging="720"/>
      </w:pPr>
      <w:r w:rsidRPr="00755F4D">
        <w:t>32</w:t>
      </w:r>
      <w:r w:rsidRPr="00755F4D">
        <w:tab/>
        <w:t xml:space="preserve">Wang, X., Jia, Y. &amp; Wang, D. Cathepsin C Promotes Tumorigenesis in Bladder Cancer by Activating the Wnt/beta-catenin Signalling Pathway. </w:t>
      </w:r>
      <w:r w:rsidRPr="00755F4D">
        <w:rPr>
          <w:i/>
        </w:rPr>
        <w:t>Front Biosci (Landmark Ed)</w:t>
      </w:r>
      <w:r w:rsidRPr="00755F4D">
        <w:t xml:space="preserve">. 2024;29(9):327. </w:t>
      </w:r>
      <w:hyperlink r:id="rId44" w:history="1">
        <w:r w:rsidRPr="00755F4D">
          <w:rPr>
            <w:rStyle w:val="Hyperlink"/>
          </w:rPr>
          <w:t>https://doi.org/10.31083/j.fbl2909327</w:t>
        </w:r>
      </w:hyperlink>
    </w:p>
    <w:p w14:paraId="14BD1CB2" w14:textId="6DFDC407" w:rsidR="00755F4D" w:rsidRPr="00755F4D" w:rsidRDefault="00755F4D" w:rsidP="00755F4D">
      <w:pPr>
        <w:pStyle w:val="EndNoteBibliography"/>
        <w:ind w:left="720" w:hanging="720"/>
      </w:pPr>
      <w:r w:rsidRPr="00755F4D">
        <w:t>33</w:t>
      </w:r>
      <w:r w:rsidRPr="00755F4D">
        <w:tab/>
        <w:t>Wang, C., Yang, Y., Yin, L.</w:t>
      </w:r>
      <w:r w:rsidRPr="00755F4D">
        <w:rPr>
          <w:i/>
        </w:rPr>
        <w:t xml:space="preserve"> et al.</w:t>
      </w:r>
      <w:r w:rsidRPr="00755F4D">
        <w:t xml:space="preserve"> Novel Potential Biomarkers Associated With Epithelial to Mesenchymal Transition and Bladder Cancer Prognosis Identified by Integrated Bioinformatic Analysis. </w:t>
      </w:r>
      <w:r w:rsidRPr="00755F4D">
        <w:rPr>
          <w:i/>
        </w:rPr>
        <w:t>Front Oncol</w:t>
      </w:r>
      <w:r w:rsidRPr="00755F4D">
        <w:t xml:space="preserve">. 2020;10:931. </w:t>
      </w:r>
      <w:hyperlink r:id="rId45" w:history="1">
        <w:r w:rsidRPr="00755F4D">
          <w:rPr>
            <w:rStyle w:val="Hyperlink"/>
          </w:rPr>
          <w:t>https://doi.org/10.3389/fonc.2020.00931</w:t>
        </w:r>
      </w:hyperlink>
    </w:p>
    <w:p w14:paraId="294BBBCB" w14:textId="6FFA73C6" w:rsidR="00755F4D" w:rsidRPr="00755F4D" w:rsidRDefault="00755F4D" w:rsidP="00755F4D">
      <w:pPr>
        <w:pStyle w:val="EndNoteBibliography"/>
        <w:ind w:left="720" w:hanging="720"/>
      </w:pPr>
      <w:r w:rsidRPr="00755F4D">
        <w:t>34</w:t>
      </w:r>
      <w:r w:rsidRPr="00755F4D">
        <w:tab/>
        <w:t xml:space="preserve">Ramal, M., Corral, S., Kalisz, M., Lapi, E. &amp; Real, F. X. The urothelial gene regulatory network: understanding biology to improve bladder cancer management. </w:t>
      </w:r>
      <w:r w:rsidRPr="00755F4D">
        <w:rPr>
          <w:i/>
        </w:rPr>
        <w:t>Oncogene</w:t>
      </w:r>
      <w:r w:rsidRPr="00755F4D">
        <w:t xml:space="preserve">. 2024;43(1):1-21. </w:t>
      </w:r>
      <w:hyperlink r:id="rId46" w:history="1">
        <w:r w:rsidRPr="00755F4D">
          <w:rPr>
            <w:rStyle w:val="Hyperlink"/>
          </w:rPr>
          <w:t>https://doi.org/10.1038/s41388-023-02876-3</w:t>
        </w:r>
      </w:hyperlink>
    </w:p>
    <w:p w14:paraId="3B931CDF" w14:textId="20B6FA60" w:rsidR="00755F4D" w:rsidRPr="00755F4D" w:rsidRDefault="00755F4D" w:rsidP="00755F4D">
      <w:pPr>
        <w:pStyle w:val="EndNoteBibliography"/>
        <w:ind w:left="720" w:hanging="720"/>
      </w:pPr>
      <w:r w:rsidRPr="00755F4D">
        <w:t>35</w:t>
      </w:r>
      <w:r w:rsidRPr="00755F4D">
        <w:tab/>
        <w:t>Li, X., Jiang, S., Jiang, T.</w:t>
      </w:r>
      <w:r w:rsidRPr="00755F4D">
        <w:rPr>
          <w:i/>
        </w:rPr>
        <w:t xml:space="preserve"> et al.</w:t>
      </w:r>
      <w:r w:rsidRPr="00755F4D">
        <w:t xml:space="preserve"> LEM Domain Containing 1 Acts as a Novel Oncogene and Therapeutic Target for Triple-Negative Breast Cancer. </w:t>
      </w:r>
      <w:r w:rsidRPr="00755F4D">
        <w:rPr>
          <w:i/>
        </w:rPr>
        <w:t>Cancers (Basel)</w:t>
      </w:r>
      <w:r w:rsidRPr="00755F4D">
        <w:t xml:space="preserve">. 2023;15(11). </w:t>
      </w:r>
      <w:hyperlink r:id="rId47" w:history="1">
        <w:r w:rsidRPr="00755F4D">
          <w:rPr>
            <w:rStyle w:val="Hyperlink"/>
          </w:rPr>
          <w:t>https://doi.org/10.3390/cancers15112924</w:t>
        </w:r>
      </w:hyperlink>
    </w:p>
    <w:p w14:paraId="5FC6FE27" w14:textId="2692A491" w:rsidR="00755F4D" w:rsidRPr="00755F4D" w:rsidRDefault="00755F4D" w:rsidP="00755F4D">
      <w:pPr>
        <w:pStyle w:val="EndNoteBibliography"/>
        <w:ind w:left="720" w:hanging="720"/>
      </w:pPr>
      <w:r w:rsidRPr="00755F4D">
        <w:t>36</w:t>
      </w:r>
      <w:r w:rsidRPr="00755F4D">
        <w:tab/>
        <w:t xml:space="preserve">Chung, C., Cho, H. J., Lee, C. &amp; Koo, J. Odorant receptors in cancer. </w:t>
      </w:r>
      <w:r w:rsidRPr="00755F4D">
        <w:rPr>
          <w:i/>
        </w:rPr>
        <w:t>BMB Rep</w:t>
      </w:r>
      <w:r w:rsidRPr="00755F4D">
        <w:t xml:space="preserve">. 2022;55(2):72-80. </w:t>
      </w:r>
      <w:hyperlink r:id="rId48" w:history="1">
        <w:r w:rsidRPr="00755F4D">
          <w:rPr>
            <w:rStyle w:val="Hyperlink"/>
          </w:rPr>
          <w:t>https://doi.org/10.5483/BMBRep.2022.55.2.010</w:t>
        </w:r>
      </w:hyperlink>
    </w:p>
    <w:p w14:paraId="028B701E" w14:textId="0E4D5C85" w:rsidR="00755F4D" w:rsidRPr="00755F4D" w:rsidRDefault="00755F4D" w:rsidP="00755F4D">
      <w:pPr>
        <w:pStyle w:val="EndNoteBibliography"/>
        <w:ind w:left="720" w:hanging="720"/>
      </w:pPr>
      <w:r w:rsidRPr="00755F4D">
        <w:lastRenderedPageBreak/>
        <w:t>37</w:t>
      </w:r>
      <w:r w:rsidRPr="00755F4D">
        <w:tab/>
        <w:t>Jeong, H., Oh, H. E., Kim, H.</w:t>
      </w:r>
      <w:r w:rsidRPr="00755F4D">
        <w:rPr>
          <w:i/>
        </w:rPr>
        <w:t xml:space="preserve"> et al.</w:t>
      </w:r>
      <w:r w:rsidRPr="00755F4D">
        <w:t xml:space="preserve"> Upregulation of Fatty Acid Transporters is Associated With Tumor Progression in Non-Muscle-Invasive Bladder Cancer. </w:t>
      </w:r>
      <w:r w:rsidRPr="00755F4D">
        <w:rPr>
          <w:i/>
        </w:rPr>
        <w:t>Pathol Oncol Res</w:t>
      </w:r>
      <w:r w:rsidRPr="00755F4D">
        <w:t xml:space="preserve">. 2021;27:594705. </w:t>
      </w:r>
      <w:hyperlink r:id="rId49" w:history="1">
        <w:r w:rsidRPr="00755F4D">
          <w:rPr>
            <w:rStyle w:val="Hyperlink"/>
          </w:rPr>
          <w:t>https://doi.org/10.3389/pore.2021.594705</w:t>
        </w:r>
      </w:hyperlink>
    </w:p>
    <w:p w14:paraId="0A01E9EF" w14:textId="54B077DE" w:rsidR="00755F4D" w:rsidRPr="00755F4D" w:rsidRDefault="00755F4D" w:rsidP="00755F4D">
      <w:pPr>
        <w:pStyle w:val="EndNoteBibliography"/>
        <w:ind w:left="720" w:hanging="720"/>
      </w:pPr>
      <w:r w:rsidRPr="00755F4D">
        <w:t>38</w:t>
      </w:r>
      <w:r w:rsidRPr="00755F4D">
        <w:tab/>
        <w:t>Choi, Y. L., Lee, S. H., Kwon, G. Y.</w:t>
      </w:r>
      <w:r w:rsidRPr="00755F4D">
        <w:rPr>
          <w:i/>
        </w:rPr>
        <w:t xml:space="preserve"> et al.</w:t>
      </w:r>
      <w:r w:rsidRPr="00755F4D">
        <w:t xml:space="preserve"> Overexpression of CD24: association with invasiveness in urothelial carcinoma of the bladder. </w:t>
      </w:r>
      <w:r w:rsidRPr="00755F4D">
        <w:rPr>
          <w:i/>
        </w:rPr>
        <w:t>Arch Pathol Lab Med</w:t>
      </w:r>
      <w:r w:rsidRPr="00755F4D">
        <w:t xml:space="preserve">. 2007;131(2):275-281. </w:t>
      </w:r>
      <w:hyperlink r:id="rId50" w:history="1">
        <w:r w:rsidRPr="00755F4D">
          <w:rPr>
            <w:rStyle w:val="Hyperlink"/>
          </w:rPr>
          <w:t>https://doi.org/10.5858/2007-131-275-OOCAWI</w:t>
        </w:r>
      </w:hyperlink>
    </w:p>
    <w:p w14:paraId="4CEED3F6" w14:textId="1C648322" w:rsidR="00755F4D" w:rsidRPr="00755F4D" w:rsidRDefault="00755F4D" w:rsidP="00755F4D">
      <w:pPr>
        <w:pStyle w:val="EndNoteBibliography"/>
        <w:ind w:left="720" w:hanging="720"/>
      </w:pPr>
      <w:r w:rsidRPr="00755F4D">
        <w:t>39</w:t>
      </w:r>
      <w:r w:rsidRPr="00755F4D">
        <w:tab/>
        <w:t xml:space="preserve">Di, Y., Chen, D., Yu, W. &amp; Yan, L. Bladder cancer stage-associated hub genes revealed by WGCNA co-expression network analysis. </w:t>
      </w:r>
      <w:r w:rsidRPr="00755F4D">
        <w:rPr>
          <w:i/>
        </w:rPr>
        <w:t>Hereditas</w:t>
      </w:r>
      <w:r w:rsidRPr="00755F4D">
        <w:t xml:space="preserve">. 2019;156:7. </w:t>
      </w:r>
      <w:hyperlink r:id="rId51" w:history="1">
        <w:r w:rsidRPr="00755F4D">
          <w:rPr>
            <w:rStyle w:val="Hyperlink"/>
          </w:rPr>
          <w:t>https://doi.org/10.1186/s41065-019-0083-y</w:t>
        </w:r>
      </w:hyperlink>
    </w:p>
    <w:p w14:paraId="5AE9FAC1" w14:textId="7CEFCD1C" w:rsidR="00755F4D" w:rsidRPr="00755F4D" w:rsidRDefault="00755F4D" w:rsidP="00755F4D">
      <w:pPr>
        <w:pStyle w:val="EndNoteBibliography"/>
        <w:ind w:left="720" w:hanging="720"/>
      </w:pPr>
      <w:r w:rsidRPr="00755F4D">
        <w:t>40</w:t>
      </w:r>
      <w:r w:rsidRPr="00755F4D">
        <w:tab/>
        <w:t>Tabata, K., Matsumoto, K., Minami, S.</w:t>
      </w:r>
      <w:r w:rsidRPr="00755F4D">
        <w:rPr>
          <w:i/>
        </w:rPr>
        <w:t xml:space="preserve"> et al.</w:t>
      </w:r>
      <w:r w:rsidRPr="00755F4D">
        <w:t xml:space="preserve"> Nestin is an independent predictor of cancer-specific survival after radical cystectomy in patients with urothelial carcinoma of the bladder. </w:t>
      </w:r>
      <w:r w:rsidRPr="00755F4D">
        <w:rPr>
          <w:i/>
        </w:rPr>
        <w:t>PLoS One</w:t>
      </w:r>
      <w:r w:rsidRPr="00755F4D">
        <w:t xml:space="preserve">. 2014;9(5):e91548. </w:t>
      </w:r>
      <w:hyperlink r:id="rId52" w:history="1">
        <w:r w:rsidRPr="00755F4D">
          <w:rPr>
            <w:rStyle w:val="Hyperlink"/>
          </w:rPr>
          <w:t>https://doi.org/10.1371/journal.pone.0091548</w:t>
        </w:r>
      </w:hyperlink>
    </w:p>
    <w:p w14:paraId="28736DED" w14:textId="6CAEED6F" w:rsidR="00755F4D" w:rsidRPr="00755F4D" w:rsidRDefault="00755F4D" w:rsidP="00755F4D">
      <w:pPr>
        <w:pStyle w:val="EndNoteBibliography"/>
        <w:ind w:left="720" w:hanging="720"/>
      </w:pPr>
      <w:r w:rsidRPr="00755F4D">
        <w:t>41</w:t>
      </w:r>
      <w:r w:rsidRPr="00755F4D">
        <w:tab/>
        <w:t xml:space="preserve">Viswambaram, P. &amp; Hayne, D. Gender discrepancies in bladder cancer: potential explanations. </w:t>
      </w:r>
      <w:r w:rsidRPr="00755F4D">
        <w:rPr>
          <w:i/>
        </w:rPr>
        <w:t>Expert Rev Anticancer Ther</w:t>
      </w:r>
      <w:r w:rsidRPr="00755F4D">
        <w:t xml:space="preserve">. 2020;20(10):841-849. </w:t>
      </w:r>
      <w:hyperlink r:id="rId53" w:history="1">
        <w:r w:rsidRPr="00755F4D">
          <w:rPr>
            <w:rStyle w:val="Hyperlink"/>
          </w:rPr>
          <w:t>https://doi.org/10.1080/14737140.2020.1813029</w:t>
        </w:r>
      </w:hyperlink>
    </w:p>
    <w:p w14:paraId="53AF075D" w14:textId="51AB01DD" w:rsidR="00721D3A" w:rsidRPr="00F30873" w:rsidRDefault="0085287C" w:rsidP="00F30873">
      <w:pPr>
        <w:jc w:val="both"/>
        <w:rPr>
          <w:sz w:val="18"/>
          <w:szCs w:val="18"/>
          <w:lang w:eastAsia="zh-CN"/>
        </w:rPr>
      </w:pPr>
      <w:r w:rsidRPr="00BC4FE7">
        <w:rPr>
          <w:sz w:val="16"/>
          <w:szCs w:val="16"/>
          <w:lang w:eastAsia="zh-CN"/>
        </w:rPr>
        <w:fldChar w:fldCharType="end"/>
      </w:r>
    </w:p>
    <w:p w14:paraId="17696077" w14:textId="77777777" w:rsidR="00721D3A" w:rsidRDefault="00721D3A" w:rsidP="00CF01A8">
      <w:pPr>
        <w:jc w:val="center"/>
        <w:rPr>
          <w:b/>
          <w:bCs/>
          <w:sz w:val="22"/>
          <w:szCs w:val="22"/>
        </w:rPr>
      </w:pPr>
    </w:p>
    <w:p w14:paraId="6BA1BD3B" w14:textId="77777777" w:rsidR="00DE7511" w:rsidRDefault="00DE7511" w:rsidP="00CF01A8">
      <w:pPr>
        <w:jc w:val="center"/>
        <w:rPr>
          <w:b/>
          <w:bCs/>
          <w:sz w:val="22"/>
          <w:szCs w:val="22"/>
        </w:rPr>
      </w:pPr>
    </w:p>
    <w:p w14:paraId="2614D35F" w14:textId="77777777" w:rsidR="00BC4FE7" w:rsidRDefault="00BC4FE7" w:rsidP="00CF01A8">
      <w:pPr>
        <w:jc w:val="center"/>
        <w:rPr>
          <w:b/>
          <w:bCs/>
          <w:sz w:val="22"/>
          <w:szCs w:val="22"/>
        </w:rPr>
      </w:pPr>
    </w:p>
    <w:p w14:paraId="26E0F639" w14:textId="77777777" w:rsidR="00BC4FE7" w:rsidRDefault="00BC4FE7" w:rsidP="00CF01A8">
      <w:pPr>
        <w:jc w:val="center"/>
        <w:rPr>
          <w:b/>
          <w:bCs/>
          <w:sz w:val="22"/>
          <w:szCs w:val="22"/>
        </w:rPr>
      </w:pPr>
    </w:p>
    <w:p w14:paraId="405DFBD0" w14:textId="77777777" w:rsidR="00BC4FE7" w:rsidRDefault="00BC4FE7" w:rsidP="00CF01A8">
      <w:pPr>
        <w:jc w:val="center"/>
        <w:rPr>
          <w:b/>
          <w:bCs/>
          <w:sz w:val="22"/>
          <w:szCs w:val="22"/>
        </w:rPr>
      </w:pPr>
    </w:p>
    <w:p w14:paraId="355B54CC" w14:textId="77777777" w:rsidR="00BC4FE7" w:rsidRDefault="00BC4FE7" w:rsidP="00CF01A8">
      <w:pPr>
        <w:jc w:val="center"/>
        <w:rPr>
          <w:b/>
          <w:bCs/>
          <w:sz w:val="22"/>
          <w:szCs w:val="22"/>
        </w:rPr>
      </w:pPr>
    </w:p>
    <w:p w14:paraId="64D55161" w14:textId="77777777" w:rsidR="00BC4FE7" w:rsidRDefault="00BC4FE7" w:rsidP="00BD2F08">
      <w:pPr>
        <w:rPr>
          <w:b/>
          <w:bCs/>
          <w:sz w:val="22"/>
          <w:szCs w:val="22"/>
        </w:rPr>
      </w:pPr>
    </w:p>
    <w:p w14:paraId="1D461232" w14:textId="77777777" w:rsidR="00BC4FE7" w:rsidRDefault="00BC4FE7" w:rsidP="00CF01A8">
      <w:pPr>
        <w:jc w:val="center"/>
        <w:rPr>
          <w:b/>
          <w:bCs/>
          <w:sz w:val="22"/>
          <w:szCs w:val="22"/>
        </w:rPr>
      </w:pPr>
    </w:p>
    <w:p w14:paraId="5654E492" w14:textId="7CBA700B" w:rsidR="0085287C" w:rsidRPr="003B71B0" w:rsidRDefault="0085287C" w:rsidP="00CF01A8">
      <w:pPr>
        <w:jc w:val="center"/>
        <w:rPr>
          <w:b/>
          <w:bCs/>
          <w:sz w:val="22"/>
          <w:szCs w:val="22"/>
        </w:rPr>
      </w:pPr>
      <w:r w:rsidRPr="003B71B0">
        <w:rPr>
          <w:b/>
          <w:bCs/>
          <w:sz w:val="22"/>
          <w:szCs w:val="22"/>
        </w:rPr>
        <w:t>F</w:t>
      </w:r>
      <w:r w:rsidR="00936FC8" w:rsidRPr="003B71B0">
        <w:rPr>
          <w:b/>
          <w:bCs/>
          <w:sz w:val="22"/>
          <w:szCs w:val="22"/>
        </w:rPr>
        <w:t>igure</w:t>
      </w:r>
      <w:r w:rsidRPr="003B71B0">
        <w:rPr>
          <w:b/>
          <w:bCs/>
          <w:sz w:val="22"/>
          <w:szCs w:val="22"/>
        </w:rPr>
        <w:t xml:space="preserve"> L</w:t>
      </w:r>
      <w:r w:rsidR="00936FC8" w:rsidRPr="003B71B0">
        <w:rPr>
          <w:b/>
          <w:bCs/>
          <w:sz w:val="22"/>
          <w:szCs w:val="22"/>
        </w:rPr>
        <w:t>egends</w:t>
      </w:r>
    </w:p>
    <w:p w14:paraId="276DA109" w14:textId="77777777" w:rsidR="00C57376" w:rsidRPr="003B71B0" w:rsidRDefault="00C57376" w:rsidP="001F5C36">
      <w:pPr>
        <w:autoSpaceDE w:val="0"/>
        <w:autoSpaceDN w:val="0"/>
        <w:adjustRightInd w:val="0"/>
        <w:spacing w:line="360" w:lineRule="auto"/>
        <w:jc w:val="center"/>
        <w:rPr>
          <w:b/>
          <w:bCs/>
          <w:sz w:val="22"/>
          <w:szCs w:val="22"/>
        </w:rPr>
      </w:pPr>
    </w:p>
    <w:p w14:paraId="3B14382C" w14:textId="0DAF3581" w:rsidR="0033450D" w:rsidRDefault="0085287C" w:rsidP="0033450D">
      <w:pPr>
        <w:autoSpaceDE w:val="0"/>
        <w:autoSpaceDN w:val="0"/>
        <w:adjustRightInd w:val="0"/>
        <w:spacing w:line="360" w:lineRule="auto"/>
        <w:jc w:val="both"/>
        <w:rPr>
          <w:sz w:val="22"/>
          <w:szCs w:val="22"/>
        </w:rPr>
      </w:pPr>
      <w:r w:rsidRPr="003B71B0">
        <w:rPr>
          <w:b/>
          <w:sz w:val="22"/>
          <w:szCs w:val="22"/>
        </w:rPr>
        <w:t>Fig</w:t>
      </w:r>
      <w:r w:rsidR="00936FC8" w:rsidRPr="003B71B0">
        <w:rPr>
          <w:b/>
          <w:sz w:val="22"/>
          <w:szCs w:val="22"/>
          <w:lang w:eastAsia="zh-CN"/>
        </w:rPr>
        <w:t>ure</w:t>
      </w:r>
      <w:r w:rsidRPr="003B71B0">
        <w:rPr>
          <w:rFonts w:hint="eastAsia"/>
          <w:b/>
          <w:sz w:val="22"/>
          <w:szCs w:val="22"/>
          <w:lang w:eastAsia="zh-CN"/>
        </w:rPr>
        <w:t xml:space="preserve"> </w:t>
      </w:r>
      <w:r w:rsidRPr="003B71B0">
        <w:rPr>
          <w:b/>
          <w:sz w:val="22"/>
          <w:szCs w:val="22"/>
        </w:rPr>
        <w:t xml:space="preserve">1    </w:t>
      </w:r>
      <w:r w:rsidR="00DD3C68" w:rsidRPr="00DD3C68">
        <w:rPr>
          <w:bCs/>
          <w:sz w:val="22"/>
          <w:szCs w:val="22"/>
        </w:rPr>
        <w:t xml:space="preserve">Representative AOIs and histological images with annotated molecular classes. </w:t>
      </w:r>
      <w:r w:rsidR="00FF61A5" w:rsidRPr="00FF61A5">
        <w:rPr>
          <w:bCs/>
          <w:sz w:val="22"/>
          <w:szCs w:val="22"/>
        </w:rPr>
        <w:t xml:space="preserve">AOIs (F, N): green, pan-cytokeratin; magenta, CD45; cyan, α-smooth muscle actin; blue, nuclei. Histological images: </w:t>
      </w:r>
      <w:r w:rsidR="00F43A8C" w:rsidRPr="00DD3C68">
        <w:rPr>
          <w:sz w:val="22"/>
          <w:szCs w:val="22"/>
        </w:rPr>
        <w:t>MP</w:t>
      </w:r>
      <w:r w:rsidR="00F43A8C">
        <w:rPr>
          <w:sz w:val="22"/>
          <w:szCs w:val="22"/>
        </w:rPr>
        <w:t>,</w:t>
      </w:r>
      <w:r w:rsidR="00F43A8C" w:rsidRPr="00DD3C68">
        <w:rPr>
          <w:sz w:val="22"/>
          <w:szCs w:val="22"/>
        </w:rPr>
        <w:t xml:space="preserve"> A</w:t>
      </w:r>
      <w:r w:rsidR="00F43A8C">
        <w:rPr>
          <w:sz w:val="22"/>
          <w:szCs w:val="22"/>
        </w:rPr>
        <w:t>-</w:t>
      </w:r>
      <w:r w:rsidR="00F43A8C" w:rsidRPr="00DD3C68">
        <w:rPr>
          <w:sz w:val="22"/>
          <w:szCs w:val="22"/>
        </w:rPr>
        <w:t>D</w:t>
      </w:r>
      <w:r w:rsidR="00F43A8C">
        <w:rPr>
          <w:sz w:val="22"/>
          <w:szCs w:val="22"/>
        </w:rPr>
        <w:t xml:space="preserve">; </w:t>
      </w:r>
      <w:r w:rsidR="00F43A8C" w:rsidRPr="00DD3C68">
        <w:rPr>
          <w:sz w:val="22"/>
          <w:szCs w:val="22"/>
        </w:rPr>
        <w:t>PC</w:t>
      </w:r>
      <w:r w:rsidR="00F43A8C">
        <w:rPr>
          <w:sz w:val="22"/>
          <w:szCs w:val="22"/>
        </w:rPr>
        <w:t>,</w:t>
      </w:r>
      <w:r w:rsidR="00F43A8C" w:rsidRPr="00DD3C68">
        <w:rPr>
          <w:sz w:val="22"/>
          <w:szCs w:val="22"/>
        </w:rPr>
        <w:t xml:space="preserve"> E</w:t>
      </w:r>
      <w:r w:rsidR="00F43A8C">
        <w:rPr>
          <w:sz w:val="22"/>
          <w:szCs w:val="22"/>
        </w:rPr>
        <w:t>-</w:t>
      </w:r>
      <w:r w:rsidR="00F43A8C" w:rsidRPr="00DD3C68">
        <w:rPr>
          <w:sz w:val="22"/>
          <w:szCs w:val="22"/>
        </w:rPr>
        <w:t>I</w:t>
      </w:r>
      <w:r w:rsidR="00F43A8C">
        <w:rPr>
          <w:sz w:val="22"/>
          <w:szCs w:val="22"/>
        </w:rPr>
        <w:t xml:space="preserve">; </w:t>
      </w:r>
      <w:r w:rsidR="00F43A8C" w:rsidRPr="00DD3C68">
        <w:rPr>
          <w:sz w:val="22"/>
          <w:szCs w:val="22"/>
        </w:rPr>
        <w:t>SM</w:t>
      </w:r>
      <w:r w:rsidR="00F43A8C">
        <w:rPr>
          <w:sz w:val="22"/>
          <w:szCs w:val="22"/>
        </w:rPr>
        <w:t>,</w:t>
      </w:r>
      <w:r w:rsidR="00F43A8C" w:rsidRPr="00DD3C68">
        <w:rPr>
          <w:sz w:val="22"/>
          <w:szCs w:val="22"/>
        </w:rPr>
        <w:t xml:space="preserve"> J</w:t>
      </w:r>
      <w:r w:rsidR="00F43A8C">
        <w:rPr>
          <w:sz w:val="22"/>
          <w:szCs w:val="22"/>
        </w:rPr>
        <w:t>-</w:t>
      </w:r>
      <w:r w:rsidR="00F43A8C" w:rsidRPr="00DD3C68">
        <w:rPr>
          <w:sz w:val="22"/>
          <w:szCs w:val="22"/>
        </w:rPr>
        <w:t>P</w:t>
      </w:r>
      <w:r w:rsidR="00F43A8C">
        <w:rPr>
          <w:sz w:val="22"/>
          <w:szCs w:val="22"/>
        </w:rPr>
        <w:t xml:space="preserve">. </w:t>
      </w:r>
      <w:r w:rsidR="00DD3C68" w:rsidRPr="00DD3C68">
        <w:rPr>
          <w:bCs/>
          <w:sz w:val="22"/>
          <w:szCs w:val="22"/>
        </w:rPr>
        <w:t xml:space="preserve">Adjacent AOIs displayed either different (D, H, I, K, M) or identical (C, J, P) molecular classes. An SM component (M, inset) adjacent to a small cell neuroendocrine carcinoma (SCNEC) component was classified as NE-like, whereas another SM lacking neuroendocrine morphology </w:t>
      </w:r>
      <w:r w:rsidR="0077333C">
        <w:rPr>
          <w:bCs/>
          <w:sz w:val="22"/>
          <w:szCs w:val="22"/>
        </w:rPr>
        <w:t>in</w:t>
      </w:r>
      <w:r w:rsidR="00DD3C68" w:rsidRPr="00DD3C68">
        <w:rPr>
          <w:bCs/>
          <w:sz w:val="22"/>
          <w:szCs w:val="22"/>
        </w:rPr>
        <w:t xml:space="preserve"> the</w:t>
      </w:r>
      <w:r w:rsidR="0077333C">
        <w:rPr>
          <w:bCs/>
          <w:sz w:val="22"/>
          <w:szCs w:val="22"/>
        </w:rPr>
        <w:t xml:space="preserve"> entire</w:t>
      </w:r>
      <w:r w:rsidR="00DD3C68" w:rsidRPr="00DD3C68">
        <w:rPr>
          <w:bCs/>
          <w:sz w:val="22"/>
          <w:szCs w:val="22"/>
        </w:rPr>
        <w:t xml:space="preserve"> tumor (</w:t>
      </w:r>
      <w:r w:rsidR="007D2F6D">
        <w:rPr>
          <w:bCs/>
          <w:sz w:val="22"/>
          <w:szCs w:val="22"/>
        </w:rPr>
        <w:t>L</w:t>
      </w:r>
      <w:r w:rsidR="00DD3C68" w:rsidRPr="00DD3C68">
        <w:rPr>
          <w:bCs/>
          <w:sz w:val="22"/>
          <w:szCs w:val="22"/>
        </w:rPr>
        <w:t>) was also classified as NE-like. On</w:t>
      </w:r>
      <w:r w:rsidR="007D2F6D">
        <w:rPr>
          <w:bCs/>
          <w:sz w:val="22"/>
          <w:szCs w:val="22"/>
        </w:rPr>
        <w:t xml:space="preserve">e </w:t>
      </w:r>
      <w:r w:rsidR="00DD3C68" w:rsidRPr="00DD3C68">
        <w:rPr>
          <w:bCs/>
          <w:sz w:val="22"/>
          <w:szCs w:val="22"/>
        </w:rPr>
        <w:t>UCIS showed plasmacytoid morphology similar to the adjacent PC component (H).</w:t>
      </w:r>
      <w:r w:rsidR="00DD3C68">
        <w:rPr>
          <w:bCs/>
          <w:sz w:val="22"/>
          <w:szCs w:val="22"/>
        </w:rPr>
        <w:t xml:space="preserve"> </w:t>
      </w:r>
      <w:r w:rsidR="0033450D" w:rsidRPr="00743B45">
        <w:rPr>
          <w:sz w:val="22"/>
          <w:szCs w:val="22"/>
        </w:rPr>
        <w:t>AOIs, areas of interest; Ba/Sq, basal/squamous; CIUC, conventional invasive urothelial carcinoma; LumNS, luminal nonspecified; LumP, luminal papillary; LumU, luminal unstable; MP, micropapillary; NE, neuroendocrine; PC, plasmacytoid; PUC, papillary urothelial carcinoma; SM, sarcomatoid; UCIS, urothelial carcinoma in situ</w:t>
      </w:r>
      <w:r w:rsidR="0033450D">
        <w:rPr>
          <w:sz w:val="22"/>
          <w:szCs w:val="22"/>
        </w:rPr>
        <w:t>.</w:t>
      </w:r>
    </w:p>
    <w:p w14:paraId="68D9EACA" w14:textId="11BBBEE3" w:rsidR="00743B45" w:rsidRDefault="00743B45" w:rsidP="00826373">
      <w:pPr>
        <w:autoSpaceDE w:val="0"/>
        <w:autoSpaceDN w:val="0"/>
        <w:adjustRightInd w:val="0"/>
        <w:spacing w:line="360" w:lineRule="auto"/>
        <w:jc w:val="both"/>
        <w:rPr>
          <w:bCs/>
          <w:sz w:val="22"/>
          <w:szCs w:val="22"/>
        </w:rPr>
      </w:pPr>
    </w:p>
    <w:p w14:paraId="28472A4C" w14:textId="5FC20A49" w:rsidR="00AF71BD" w:rsidRDefault="00AF71BD" w:rsidP="003A6A36">
      <w:pPr>
        <w:autoSpaceDE w:val="0"/>
        <w:autoSpaceDN w:val="0"/>
        <w:adjustRightInd w:val="0"/>
        <w:spacing w:line="360" w:lineRule="auto"/>
        <w:jc w:val="both"/>
        <w:rPr>
          <w:sz w:val="22"/>
          <w:szCs w:val="22"/>
        </w:rPr>
      </w:pPr>
      <w:r w:rsidRPr="003B71B0">
        <w:rPr>
          <w:b/>
          <w:sz w:val="22"/>
          <w:szCs w:val="22"/>
        </w:rPr>
        <w:t>Fig</w:t>
      </w:r>
      <w:r w:rsidRPr="003B71B0">
        <w:rPr>
          <w:b/>
          <w:sz w:val="22"/>
          <w:szCs w:val="22"/>
          <w:lang w:eastAsia="zh-CN"/>
        </w:rPr>
        <w:t>ure</w:t>
      </w:r>
      <w:r w:rsidRPr="003B71B0">
        <w:rPr>
          <w:rFonts w:hint="eastAsia"/>
          <w:b/>
          <w:sz w:val="22"/>
          <w:szCs w:val="22"/>
          <w:lang w:eastAsia="zh-CN"/>
        </w:rPr>
        <w:t xml:space="preserve"> </w:t>
      </w:r>
      <w:r w:rsidRPr="003B71B0">
        <w:rPr>
          <w:b/>
          <w:sz w:val="22"/>
          <w:szCs w:val="22"/>
        </w:rPr>
        <w:t xml:space="preserve">2    </w:t>
      </w:r>
      <w:r w:rsidR="004F0090" w:rsidRPr="004F0090">
        <w:rPr>
          <w:bCs/>
          <w:sz w:val="22"/>
          <w:szCs w:val="22"/>
        </w:rPr>
        <w:t>Molecular classification of histological components and representative gene expression profiles</w:t>
      </w:r>
      <w:r w:rsidR="004F0090">
        <w:rPr>
          <w:bCs/>
          <w:sz w:val="22"/>
          <w:szCs w:val="22"/>
        </w:rPr>
        <w:t xml:space="preserve">. </w:t>
      </w:r>
      <w:r w:rsidR="003A6A36" w:rsidRPr="003A6A36">
        <w:rPr>
          <w:sz w:val="22"/>
          <w:szCs w:val="22"/>
        </w:rPr>
        <w:t xml:space="preserve">MP, PUC, and UCIS were luminal. PC was predominantly luminal, whereas SM was predominantly Ba/Sq with additional NE-like. CIUC showed mixed luminal and Ba/Sq </w:t>
      </w:r>
      <w:r w:rsidR="00D57AA6">
        <w:rPr>
          <w:sz w:val="22"/>
          <w:szCs w:val="22"/>
        </w:rPr>
        <w:t>classes</w:t>
      </w:r>
      <w:r w:rsidR="003A6A36" w:rsidRPr="003A6A36">
        <w:rPr>
          <w:sz w:val="22"/>
          <w:szCs w:val="22"/>
        </w:rPr>
        <w:t>. All PUC were classified as LumP</w:t>
      </w:r>
      <w:r w:rsidR="00E05C94">
        <w:rPr>
          <w:sz w:val="22"/>
          <w:szCs w:val="22"/>
        </w:rPr>
        <w:t xml:space="preserve"> </w:t>
      </w:r>
      <w:r w:rsidR="003A6A36" w:rsidRPr="003A6A36">
        <w:rPr>
          <w:sz w:val="22"/>
          <w:szCs w:val="22"/>
        </w:rPr>
        <w:t>(A).</w:t>
      </w:r>
      <w:r w:rsidR="003A6A36">
        <w:rPr>
          <w:sz w:val="22"/>
          <w:szCs w:val="22"/>
        </w:rPr>
        <w:t xml:space="preserve"> </w:t>
      </w:r>
      <w:r w:rsidR="00D57AA6" w:rsidRPr="00D57AA6">
        <w:rPr>
          <w:sz w:val="22"/>
          <w:szCs w:val="22"/>
        </w:rPr>
        <w:t>Distinct transcriptional signatures across molecular classes are shown, with the top 10 highly expressed genes for each class presented (B).</w:t>
      </w:r>
      <w:r w:rsidR="00D57AA6">
        <w:rPr>
          <w:sz w:val="22"/>
          <w:szCs w:val="22"/>
        </w:rPr>
        <w:t xml:space="preserve"> </w:t>
      </w:r>
      <w:r w:rsidR="00396A0D" w:rsidRPr="00396A0D">
        <w:rPr>
          <w:sz w:val="22"/>
          <w:szCs w:val="22"/>
          <w:highlight w:val="yellow"/>
        </w:rPr>
        <w:t xml:space="preserve">Each color in the “Patient” </w:t>
      </w:r>
      <w:r w:rsidR="00873D4B" w:rsidRPr="00873D4B">
        <w:rPr>
          <w:sz w:val="22"/>
          <w:szCs w:val="22"/>
          <w:highlight w:val="yellow"/>
        </w:rPr>
        <w:t xml:space="preserve">annotation </w:t>
      </w:r>
      <w:r w:rsidR="00396A0D" w:rsidRPr="00396A0D">
        <w:rPr>
          <w:sz w:val="22"/>
          <w:szCs w:val="22"/>
          <w:highlight w:val="yellow"/>
        </w:rPr>
        <w:t>row represents a different patient.</w:t>
      </w:r>
      <w:r w:rsidR="00396A0D">
        <w:rPr>
          <w:sz w:val="22"/>
          <w:szCs w:val="22"/>
        </w:rPr>
        <w:t xml:space="preserve"> </w:t>
      </w:r>
      <w:r w:rsidR="004F0090" w:rsidRPr="00743B45">
        <w:rPr>
          <w:sz w:val="22"/>
          <w:szCs w:val="22"/>
        </w:rPr>
        <w:t>Ba/Sq, basal/squamous; CIUC, conventional invasive urothelial carcinoma; LumNS, luminal nonspecified; LumP, luminal papillary; LumU, luminal unstable; MP, micropapillary; NE, neuroendocrine; PC, plasmacytoid; PUC, papillary urothelial carcinoma; SM, sarcomatoid; UCIS, urothelial carcinoma in situ</w:t>
      </w:r>
      <w:r w:rsidR="004F0090">
        <w:rPr>
          <w:sz w:val="22"/>
          <w:szCs w:val="22"/>
        </w:rPr>
        <w:t>.</w:t>
      </w:r>
    </w:p>
    <w:p w14:paraId="374B9100" w14:textId="35C6CD11" w:rsidR="002B0BC8" w:rsidRPr="003B71B0" w:rsidRDefault="002B0BC8" w:rsidP="00C952FE">
      <w:pPr>
        <w:autoSpaceDE w:val="0"/>
        <w:autoSpaceDN w:val="0"/>
        <w:adjustRightInd w:val="0"/>
        <w:spacing w:line="360" w:lineRule="auto"/>
        <w:jc w:val="both"/>
        <w:rPr>
          <w:bCs/>
          <w:sz w:val="22"/>
          <w:szCs w:val="22"/>
        </w:rPr>
      </w:pPr>
    </w:p>
    <w:p w14:paraId="756623A5" w14:textId="6B3AF5E5" w:rsidR="003A2505" w:rsidRDefault="0085287C" w:rsidP="0001547A">
      <w:pPr>
        <w:autoSpaceDE w:val="0"/>
        <w:autoSpaceDN w:val="0"/>
        <w:adjustRightInd w:val="0"/>
        <w:spacing w:line="360" w:lineRule="auto"/>
        <w:rPr>
          <w:sz w:val="22"/>
          <w:szCs w:val="22"/>
        </w:rPr>
      </w:pPr>
      <w:bookmarkStart w:id="99" w:name="_Hlk221636580"/>
      <w:r w:rsidRPr="003B71B0">
        <w:rPr>
          <w:b/>
          <w:sz w:val="22"/>
          <w:szCs w:val="22"/>
        </w:rPr>
        <w:t>Fig</w:t>
      </w:r>
      <w:r w:rsidR="00936FC8" w:rsidRPr="003B71B0">
        <w:rPr>
          <w:b/>
          <w:sz w:val="22"/>
          <w:szCs w:val="22"/>
          <w:lang w:eastAsia="zh-CN"/>
        </w:rPr>
        <w:t>ure</w:t>
      </w:r>
      <w:r w:rsidRPr="003B71B0">
        <w:rPr>
          <w:rFonts w:hint="eastAsia"/>
          <w:b/>
          <w:sz w:val="22"/>
          <w:szCs w:val="22"/>
          <w:lang w:eastAsia="zh-CN"/>
        </w:rPr>
        <w:t xml:space="preserve"> </w:t>
      </w:r>
      <w:r w:rsidR="003C1AE4" w:rsidRPr="003B71B0">
        <w:rPr>
          <w:b/>
          <w:sz w:val="22"/>
          <w:szCs w:val="22"/>
        </w:rPr>
        <w:t>3</w:t>
      </w:r>
      <w:r w:rsidRPr="003B71B0">
        <w:rPr>
          <w:b/>
          <w:sz w:val="22"/>
          <w:szCs w:val="22"/>
        </w:rPr>
        <w:t xml:space="preserve">    </w:t>
      </w:r>
      <w:bookmarkEnd w:id="99"/>
      <w:r w:rsidR="0061471F" w:rsidRPr="0061471F">
        <w:rPr>
          <w:bCs/>
          <w:sz w:val="22"/>
          <w:szCs w:val="22"/>
        </w:rPr>
        <w:t xml:space="preserve">Differential gene expression and pathway enrichment in MP, PC and SM </w:t>
      </w:r>
      <w:r w:rsidR="00582BE6" w:rsidRPr="00582BE6">
        <w:rPr>
          <w:bCs/>
          <w:sz w:val="22"/>
          <w:szCs w:val="22"/>
        </w:rPr>
        <w:t>relative to</w:t>
      </w:r>
      <w:r w:rsidR="00582BE6">
        <w:rPr>
          <w:bCs/>
          <w:sz w:val="22"/>
          <w:szCs w:val="22"/>
        </w:rPr>
        <w:t xml:space="preserve"> </w:t>
      </w:r>
      <w:r w:rsidR="0061471F" w:rsidRPr="0061471F">
        <w:rPr>
          <w:bCs/>
          <w:sz w:val="22"/>
          <w:szCs w:val="22"/>
        </w:rPr>
        <w:t>CIUC.</w:t>
      </w:r>
      <w:r w:rsidR="00CF17D4">
        <w:rPr>
          <w:bCs/>
          <w:sz w:val="22"/>
          <w:szCs w:val="22"/>
        </w:rPr>
        <w:t xml:space="preserve"> </w:t>
      </w:r>
      <w:r w:rsidR="00BD2F08" w:rsidRPr="00BD2F08">
        <w:rPr>
          <w:sz w:val="22"/>
          <w:szCs w:val="22"/>
          <w:highlight w:val="yellow"/>
        </w:rPr>
        <w:t xml:space="preserve">MP </w:t>
      </w:r>
      <w:r w:rsidR="00396A0D">
        <w:rPr>
          <w:sz w:val="22"/>
          <w:szCs w:val="22"/>
          <w:highlight w:val="yellow"/>
        </w:rPr>
        <w:t xml:space="preserve">vs CIUC </w:t>
      </w:r>
      <w:r w:rsidR="00582BE6" w:rsidRPr="00BD2F08">
        <w:rPr>
          <w:sz w:val="22"/>
          <w:szCs w:val="22"/>
          <w:highlight w:val="yellow"/>
        </w:rPr>
        <w:t>(A)</w:t>
      </w:r>
      <w:r w:rsidR="00BD2F08" w:rsidRPr="00BD2F08">
        <w:rPr>
          <w:sz w:val="22"/>
          <w:szCs w:val="22"/>
          <w:highlight w:val="yellow"/>
        </w:rPr>
        <w:t xml:space="preserve">; </w:t>
      </w:r>
      <w:r w:rsidR="00582BE6" w:rsidRPr="00BD2F08">
        <w:rPr>
          <w:sz w:val="22"/>
          <w:szCs w:val="22"/>
          <w:highlight w:val="yellow"/>
        </w:rPr>
        <w:t>PC</w:t>
      </w:r>
      <w:r w:rsidR="00396A0D">
        <w:rPr>
          <w:sz w:val="22"/>
          <w:szCs w:val="22"/>
          <w:highlight w:val="yellow"/>
        </w:rPr>
        <w:t xml:space="preserve"> vs CIUC</w:t>
      </w:r>
      <w:r w:rsidR="00582BE6" w:rsidRPr="00BD2F08">
        <w:rPr>
          <w:sz w:val="22"/>
          <w:szCs w:val="22"/>
          <w:highlight w:val="yellow"/>
        </w:rPr>
        <w:t xml:space="preserve"> (B)</w:t>
      </w:r>
      <w:r w:rsidR="00BD2F08" w:rsidRPr="00BD2F08">
        <w:rPr>
          <w:sz w:val="22"/>
          <w:szCs w:val="22"/>
          <w:highlight w:val="yellow"/>
        </w:rPr>
        <w:t>;</w:t>
      </w:r>
      <w:r w:rsidR="00582BE6" w:rsidRPr="00BD2F08">
        <w:rPr>
          <w:sz w:val="22"/>
          <w:szCs w:val="22"/>
          <w:highlight w:val="yellow"/>
        </w:rPr>
        <w:t xml:space="preserve"> SM</w:t>
      </w:r>
      <w:r w:rsidR="00396A0D">
        <w:rPr>
          <w:sz w:val="22"/>
          <w:szCs w:val="22"/>
          <w:highlight w:val="yellow"/>
        </w:rPr>
        <w:t xml:space="preserve"> vs CIUC</w:t>
      </w:r>
      <w:r w:rsidR="00582BE6" w:rsidRPr="00BD2F08">
        <w:rPr>
          <w:sz w:val="22"/>
          <w:szCs w:val="22"/>
          <w:highlight w:val="yellow"/>
        </w:rPr>
        <w:t xml:space="preserve"> (C).</w:t>
      </w:r>
      <w:r w:rsidR="00582BE6">
        <w:rPr>
          <w:sz w:val="22"/>
          <w:szCs w:val="22"/>
        </w:rPr>
        <w:t xml:space="preserve"> </w:t>
      </w:r>
      <w:r w:rsidR="0027710C" w:rsidRPr="00743B45">
        <w:rPr>
          <w:sz w:val="22"/>
          <w:szCs w:val="22"/>
        </w:rPr>
        <w:t>CIUC, conventional invasive urothelial carcinoma; MP, micropapillary; PC, plasmacytoid; SM, sarcomatoid</w:t>
      </w:r>
      <w:r w:rsidR="00EF3AB4">
        <w:rPr>
          <w:sz w:val="22"/>
          <w:szCs w:val="22"/>
        </w:rPr>
        <w:t xml:space="preserve">; TME, </w:t>
      </w:r>
      <w:r w:rsidR="00EF3AB4" w:rsidRPr="00582BE6">
        <w:rPr>
          <w:sz w:val="22"/>
          <w:szCs w:val="22"/>
        </w:rPr>
        <w:t>tumor</w:t>
      </w:r>
      <w:r w:rsidR="00EF3AB4">
        <w:rPr>
          <w:sz w:val="22"/>
          <w:szCs w:val="22"/>
        </w:rPr>
        <w:t>-</w:t>
      </w:r>
      <w:r w:rsidR="00EF3AB4" w:rsidRPr="00582BE6">
        <w:rPr>
          <w:sz w:val="22"/>
          <w:szCs w:val="22"/>
        </w:rPr>
        <w:t>microenvironment</w:t>
      </w:r>
      <w:r w:rsidR="00EF3AB4">
        <w:rPr>
          <w:sz w:val="22"/>
          <w:szCs w:val="22"/>
        </w:rPr>
        <w:t>.</w:t>
      </w:r>
    </w:p>
    <w:p w14:paraId="036D150E" w14:textId="77777777" w:rsidR="0027710C" w:rsidRPr="003B71B0" w:rsidRDefault="0027710C" w:rsidP="0001547A">
      <w:pPr>
        <w:autoSpaceDE w:val="0"/>
        <w:autoSpaceDN w:val="0"/>
        <w:adjustRightInd w:val="0"/>
        <w:spacing w:line="360" w:lineRule="auto"/>
        <w:rPr>
          <w:sz w:val="22"/>
          <w:szCs w:val="22"/>
        </w:rPr>
      </w:pPr>
    </w:p>
    <w:p w14:paraId="3D5E4213" w14:textId="50563A8E" w:rsidR="00EC371B" w:rsidRPr="00001BF0" w:rsidRDefault="00C040B7" w:rsidP="00001BF0">
      <w:pPr>
        <w:autoSpaceDE w:val="0"/>
        <w:autoSpaceDN w:val="0"/>
        <w:adjustRightInd w:val="0"/>
        <w:spacing w:line="360" w:lineRule="auto"/>
        <w:rPr>
          <w:bCs/>
          <w:sz w:val="22"/>
          <w:szCs w:val="22"/>
        </w:rPr>
      </w:pPr>
      <w:r w:rsidRPr="003B71B0">
        <w:rPr>
          <w:b/>
          <w:sz w:val="22"/>
          <w:szCs w:val="22"/>
        </w:rPr>
        <w:t>Fig</w:t>
      </w:r>
      <w:r w:rsidRPr="003B71B0">
        <w:rPr>
          <w:b/>
          <w:sz w:val="22"/>
          <w:szCs w:val="22"/>
          <w:lang w:eastAsia="zh-CN"/>
        </w:rPr>
        <w:t>ure</w:t>
      </w:r>
      <w:r w:rsidRPr="003B71B0">
        <w:rPr>
          <w:rFonts w:hint="eastAsia"/>
          <w:b/>
          <w:sz w:val="22"/>
          <w:szCs w:val="22"/>
          <w:lang w:eastAsia="zh-CN"/>
        </w:rPr>
        <w:t xml:space="preserve"> </w:t>
      </w:r>
      <w:r w:rsidR="003A048D" w:rsidRPr="003B71B0">
        <w:rPr>
          <w:b/>
          <w:sz w:val="22"/>
          <w:szCs w:val="22"/>
        </w:rPr>
        <w:t>4</w:t>
      </w:r>
      <w:r w:rsidRPr="003B71B0">
        <w:rPr>
          <w:b/>
          <w:sz w:val="22"/>
          <w:szCs w:val="22"/>
        </w:rPr>
        <w:t xml:space="preserve">    </w:t>
      </w:r>
      <w:r w:rsidR="00CF17D4" w:rsidRPr="0061471F">
        <w:rPr>
          <w:bCs/>
          <w:sz w:val="22"/>
          <w:szCs w:val="22"/>
        </w:rPr>
        <w:t xml:space="preserve">Differential gene expression and pathway enrichment in MP, PC and SM </w:t>
      </w:r>
      <w:r w:rsidR="00D268D4" w:rsidRPr="00D268D4">
        <w:rPr>
          <w:bCs/>
          <w:sz w:val="22"/>
          <w:szCs w:val="22"/>
        </w:rPr>
        <w:t xml:space="preserve">relative to </w:t>
      </w:r>
      <w:r w:rsidR="0018688C">
        <w:rPr>
          <w:bCs/>
          <w:sz w:val="22"/>
          <w:szCs w:val="22"/>
        </w:rPr>
        <w:t>P</w:t>
      </w:r>
      <w:r w:rsidR="00CF17D4" w:rsidRPr="0061471F">
        <w:rPr>
          <w:bCs/>
          <w:sz w:val="22"/>
          <w:szCs w:val="22"/>
        </w:rPr>
        <w:t>UC.</w:t>
      </w:r>
    </w:p>
    <w:p w14:paraId="6B5F1A40" w14:textId="05D86607" w:rsidR="0027710C" w:rsidRDefault="00BD2F08" w:rsidP="0027710C">
      <w:pPr>
        <w:autoSpaceDE w:val="0"/>
        <w:autoSpaceDN w:val="0"/>
        <w:adjustRightInd w:val="0"/>
        <w:spacing w:line="360" w:lineRule="auto"/>
        <w:rPr>
          <w:sz w:val="22"/>
          <w:szCs w:val="22"/>
        </w:rPr>
      </w:pPr>
      <w:r w:rsidRPr="00BD2F08">
        <w:rPr>
          <w:sz w:val="22"/>
          <w:szCs w:val="22"/>
          <w:highlight w:val="yellow"/>
        </w:rPr>
        <w:t>MP</w:t>
      </w:r>
      <w:r w:rsidR="00396A0D">
        <w:rPr>
          <w:sz w:val="22"/>
          <w:szCs w:val="22"/>
          <w:highlight w:val="yellow"/>
        </w:rPr>
        <w:t xml:space="preserve"> vs PUC</w:t>
      </w:r>
      <w:r w:rsidRPr="00BD2F08">
        <w:rPr>
          <w:sz w:val="22"/>
          <w:szCs w:val="22"/>
          <w:highlight w:val="yellow"/>
        </w:rPr>
        <w:t xml:space="preserve"> (A); PC </w:t>
      </w:r>
      <w:r w:rsidR="00396A0D">
        <w:rPr>
          <w:sz w:val="22"/>
          <w:szCs w:val="22"/>
          <w:highlight w:val="yellow"/>
        </w:rPr>
        <w:t>vs PUC</w:t>
      </w:r>
      <w:r w:rsidR="00396A0D" w:rsidRPr="00BD2F08">
        <w:rPr>
          <w:sz w:val="22"/>
          <w:szCs w:val="22"/>
          <w:highlight w:val="yellow"/>
        </w:rPr>
        <w:t xml:space="preserve"> </w:t>
      </w:r>
      <w:r w:rsidRPr="00BD2F08">
        <w:rPr>
          <w:sz w:val="22"/>
          <w:szCs w:val="22"/>
          <w:highlight w:val="yellow"/>
        </w:rPr>
        <w:t xml:space="preserve">(B); SM </w:t>
      </w:r>
      <w:r w:rsidR="00396A0D">
        <w:rPr>
          <w:sz w:val="22"/>
          <w:szCs w:val="22"/>
          <w:highlight w:val="yellow"/>
        </w:rPr>
        <w:t>vs PUC</w:t>
      </w:r>
      <w:r w:rsidR="00396A0D" w:rsidRPr="00BD2F08">
        <w:rPr>
          <w:sz w:val="22"/>
          <w:szCs w:val="22"/>
          <w:highlight w:val="yellow"/>
        </w:rPr>
        <w:t xml:space="preserve"> </w:t>
      </w:r>
      <w:r w:rsidRPr="00BD2F08">
        <w:rPr>
          <w:sz w:val="22"/>
          <w:szCs w:val="22"/>
          <w:highlight w:val="yellow"/>
        </w:rPr>
        <w:t>(C).</w:t>
      </w:r>
      <w:r>
        <w:rPr>
          <w:sz w:val="22"/>
          <w:szCs w:val="22"/>
        </w:rPr>
        <w:t xml:space="preserve"> </w:t>
      </w:r>
      <w:r w:rsidR="0027710C" w:rsidRPr="00743B45">
        <w:rPr>
          <w:sz w:val="22"/>
          <w:szCs w:val="22"/>
        </w:rPr>
        <w:t>MP, micropapillary; PC, plasmacytoid;</w:t>
      </w:r>
      <w:r w:rsidR="0027710C">
        <w:rPr>
          <w:sz w:val="22"/>
          <w:szCs w:val="22"/>
        </w:rPr>
        <w:t xml:space="preserve"> </w:t>
      </w:r>
      <w:r w:rsidR="0027710C" w:rsidRPr="00743B45">
        <w:rPr>
          <w:sz w:val="22"/>
          <w:szCs w:val="22"/>
        </w:rPr>
        <w:t>PUC, papillary urothelial carcinoma</w:t>
      </w:r>
      <w:r w:rsidR="0027710C">
        <w:rPr>
          <w:sz w:val="22"/>
          <w:szCs w:val="22"/>
        </w:rPr>
        <w:t>;</w:t>
      </w:r>
      <w:r w:rsidR="0027710C" w:rsidRPr="00743B45">
        <w:rPr>
          <w:sz w:val="22"/>
          <w:szCs w:val="22"/>
        </w:rPr>
        <w:t xml:space="preserve"> SM, sarcomatoid</w:t>
      </w:r>
      <w:r w:rsidR="00AB52FD">
        <w:rPr>
          <w:sz w:val="22"/>
          <w:szCs w:val="22"/>
        </w:rPr>
        <w:t>;</w:t>
      </w:r>
      <w:r w:rsidR="00AB52FD" w:rsidRPr="00AB52FD">
        <w:rPr>
          <w:sz w:val="22"/>
          <w:szCs w:val="22"/>
        </w:rPr>
        <w:t xml:space="preserve"> </w:t>
      </w:r>
      <w:r w:rsidR="00AB52FD">
        <w:rPr>
          <w:sz w:val="22"/>
          <w:szCs w:val="22"/>
        </w:rPr>
        <w:t xml:space="preserve">TME, </w:t>
      </w:r>
      <w:r w:rsidR="00AB52FD" w:rsidRPr="00582BE6">
        <w:rPr>
          <w:sz w:val="22"/>
          <w:szCs w:val="22"/>
        </w:rPr>
        <w:t>tumor</w:t>
      </w:r>
      <w:r w:rsidR="00AB52FD">
        <w:rPr>
          <w:sz w:val="22"/>
          <w:szCs w:val="22"/>
        </w:rPr>
        <w:t>-</w:t>
      </w:r>
      <w:r w:rsidR="00AB52FD" w:rsidRPr="00582BE6">
        <w:rPr>
          <w:sz w:val="22"/>
          <w:szCs w:val="22"/>
        </w:rPr>
        <w:t>microenvironment</w:t>
      </w:r>
      <w:r w:rsidR="00AB52FD">
        <w:rPr>
          <w:sz w:val="22"/>
          <w:szCs w:val="22"/>
        </w:rPr>
        <w:t>.</w:t>
      </w:r>
    </w:p>
    <w:p w14:paraId="0DE5A4CF" w14:textId="77777777" w:rsidR="003A2505" w:rsidRPr="003B71B0" w:rsidRDefault="003A2505" w:rsidP="00DB1B38">
      <w:pPr>
        <w:autoSpaceDE w:val="0"/>
        <w:autoSpaceDN w:val="0"/>
        <w:adjustRightInd w:val="0"/>
        <w:spacing w:line="360" w:lineRule="auto"/>
        <w:rPr>
          <w:sz w:val="22"/>
          <w:szCs w:val="22"/>
        </w:rPr>
      </w:pPr>
    </w:p>
    <w:p w14:paraId="70FADA38" w14:textId="1BC2A86A" w:rsidR="0027710C" w:rsidRPr="006143CF" w:rsidRDefault="00120433" w:rsidP="006143CF">
      <w:pPr>
        <w:autoSpaceDE w:val="0"/>
        <w:autoSpaceDN w:val="0"/>
        <w:adjustRightInd w:val="0"/>
        <w:spacing w:line="360" w:lineRule="auto"/>
        <w:jc w:val="both"/>
        <w:rPr>
          <w:bCs/>
          <w:sz w:val="22"/>
          <w:szCs w:val="22"/>
        </w:rPr>
      </w:pPr>
      <w:r w:rsidRPr="003B71B0">
        <w:rPr>
          <w:b/>
          <w:sz w:val="22"/>
          <w:szCs w:val="22"/>
        </w:rPr>
        <w:t>Fig</w:t>
      </w:r>
      <w:r w:rsidRPr="003B71B0">
        <w:rPr>
          <w:b/>
          <w:sz w:val="22"/>
          <w:szCs w:val="22"/>
          <w:lang w:eastAsia="zh-CN"/>
        </w:rPr>
        <w:t>ure</w:t>
      </w:r>
      <w:r w:rsidRPr="003B71B0">
        <w:rPr>
          <w:rFonts w:hint="eastAsia"/>
          <w:b/>
          <w:sz w:val="22"/>
          <w:szCs w:val="22"/>
          <w:lang w:eastAsia="zh-CN"/>
        </w:rPr>
        <w:t xml:space="preserve"> </w:t>
      </w:r>
      <w:r w:rsidR="006806D3" w:rsidRPr="003B71B0">
        <w:rPr>
          <w:b/>
          <w:sz w:val="22"/>
          <w:szCs w:val="22"/>
        </w:rPr>
        <w:t>5</w:t>
      </w:r>
      <w:r w:rsidRPr="003B71B0">
        <w:rPr>
          <w:b/>
          <w:sz w:val="22"/>
          <w:szCs w:val="22"/>
        </w:rPr>
        <w:t xml:space="preserve">    </w:t>
      </w:r>
      <w:r w:rsidR="0018688C" w:rsidRPr="0061471F">
        <w:rPr>
          <w:bCs/>
          <w:sz w:val="22"/>
          <w:szCs w:val="22"/>
        </w:rPr>
        <w:t xml:space="preserve">Differential gene expression and pathway enrichment </w:t>
      </w:r>
      <w:r w:rsidR="00F74421">
        <w:rPr>
          <w:bCs/>
          <w:sz w:val="22"/>
          <w:szCs w:val="22"/>
        </w:rPr>
        <w:t>among</w:t>
      </w:r>
      <w:r w:rsidR="0018688C" w:rsidRPr="0061471F">
        <w:rPr>
          <w:bCs/>
          <w:sz w:val="22"/>
          <w:szCs w:val="22"/>
        </w:rPr>
        <w:t xml:space="preserve"> MP</w:t>
      </w:r>
      <w:r w:rsidR="00F74421">
        <w:rPr>
          <w:bCs/>
          <w:sz w:val="22"/>
          <w:szCs w:val="22"/>
        </w:rPr>
        <w:t xml:space="preserve">, </w:t>
      </w:r>
      <w:r w:rsidR="0018688C" w:rsidRPr="0061471F">
        <w:rPr>
          <w:bCs/>
          <w:sz w:val="22"/>
          <w:szCs w:val="22"/>
        </w:rPr>
        <w:t>PC</w:t>
      </w:r>
      <w:r w:rsidR="00F74421">
        <w:rPr>
          <w:bCs/>
          <w:sz w:val="22"/>
          <w:szCs w:val="22"/>
        </w:rPr>
        <w:t>, and</w:t>
      </w:r>
      <w:r w:rsidR="0018688C">
        <w:rPr>
          <w:bCs/>
          <w:sz w:val="22"/>
          <w:szCs w:val="22"/>
        </w:rPr>
        <w:t xml:space="preserve"> </w:t>
      </w:r>
      <w:r w:rsidR="0018688C" w:rsidRPr="0061471F">
        <w:rPr>
          <w:bCs/>
          <w:sz w:val="22"/>
          <w:szCs w:val="22"/>
        </w:rPr>
        <w:t>SM</w:t>
      </w:r>
      <w:r w:rsidR="0018688C">
        <w:rPr>
          <w:bCs/>
          <w:sz w:val="22"/>
          <w:szCs w:val="22"/>
        </w:rPr>
        <w:t xml:space="preserve">. </w:t>
      </w:r>
      <w:r w:rsidR="00BD2F08" w:rsidRPr="00BD2F08">
        <w:rPr>
          <w:sz w:val="22"/>
          <w:szCs w:val="22"/>
          <w:highlight w:val="yellow"/>
        </w:rPr>
        <w:t>MP</w:t>
      </w:r>
      <w:r w:rsidR="00396A0D">
        <w:rPr>
          <w:sz w:val="22"/>
          <w:szCs w:val="22"/>
          <w:highlight w:val="yellow"/>
        </w:rPr>
        <w:t xml:space="preserve"> vs PC</w:t>
      </w:r>
      <w:r w:rsidR="00BD2F08" w:rsidRPr="00BD2F08">
        <w:rPr>
          <w:sz w:val="22"/>
          <w:szCs w:val="22"/>
          <w:highlight w:val="yellow"/>
        </w:rPr>
        <w:t xml:space="preserve"> (A); </w:t>
      </w:r>
      <w:r w:rsidR="00396A0D">
        <w:rPr>
          <w:sz w:val="22"/>
          <w:szCs w:val="22"/>
          <w:highlight w:val="yellow"/>
        </w:rPr>
        <w:t>MP vs SM</w:t>
      </w:r>
      <w:r w:rsidR="00BD2F08" w:rsidRPr="00BD2F08">
        <w:rPr>
          <w:sz w:val="22"/>
          <w:szCs w:val="22"/>
          <w:highlight w:val="yellow"/>
        </w:rPr>
        <w:t xml:space="preserve"> (B);</w:t>
      </w:r>
      <w:r w:rsidR="00396A0D">
        <w:rPr>
          <w:sz w:val="22"/>
          <w:szCs w:val="22"/>
          <w:highlight w:val="yellow"/>
        </w:rPr>
        <w:t xml:space="preserve"> PC vs</w:t>
      </w:r>
      <w:r w:rsidR="00BD2F08" w:rsidRPr="00BD2F08">
        <w:rPr>
          <w:sz w:val="22"/>
          <w:szCs w:val="22"/>
          <w:highlight w:val="yellow"/>
        </w:rPr>
        <w:t xml:space="preserve"> SM (C).</w:t>
      </w:r>
      <w:r w:rsidR="00BD2F08">
        <w:rPr>
          <w:sz w:val="22"/>
          <w:szCs w:val="22"/>
        </w:rPr>
        <w:t xml:space="preserve"> </w:t>
      </w:r>
      <w:r w:rsidR="0027710C" w:rsidRPr="00743B45">
        <w:rPr>
          <w:sz w:val="22"/>
          <w:szCs w:val="22"/>
        </w:rPr>
        <w:t>MP, micropapillary; PC, plasmacytoid;</w:t>
      </w:r>
      <w:r w:rsidR="0027710C">
        <w:rPr>
          <w:sz w:val="22"/>
          <w:szCs w:val="22"/>
        </w:rPr>
        <w:t xml:space="preserve"> </w:t>
      </w:r>
      <w:r w:rsidR="0027710C" w:rsidRPr="00743B45">
        <w:rPr>
          <w:sz w:val="22"/>
          <w:szCs w:val="22"/>
        </w:rPr>
        <w:t>SM, sarcomatoid</w:t>
      </w:r>
      <w:r w:rsidR="0027710C">
        <w:rPr>
          <w:sz w:val="22"/>
          <w:szCs w:val="22"/>
        </w:rPr>
        <w:t>.</w:t>
      </w:r>
    </w:p>
    <w:p w14:paraId="1B80E658" w14:textId="267CC53B" w:rsidR="0007577B" w:rsidRDefault="0007577B" w:rsidP="0007577B">
      <w:pPr>
        <w:autoSpaceDE w:val="0"/>
        <w:autoSpaceDN w:val="0"/>
        <w:adjustRightInd w:val="0"/>
        <w:spacing w:line="360" w:lineRule="auto"/>
        <w:jc w:val="both"/>
        <w:rPr>
          <w:bCs/>
          <w:sz w:val="22"/>
          <w:szCs w:val="22"/>
        </w:rPr>
      </w:pPr>
    </w:p>
    <w:p w14:paraId="5C3C2911" w14:textId="4C9CD1E2" w:rsidR="0026494A" w:rsidRPr="006143CF" w:rsidRDefault="0026494A" w:rsidP="0026494A">
      <w:pPr>
        <w:autoSpaceDE w:val="0"/>
        <w:autoSpaceDN w:val="0"/>
        <w:adjustRightInd w:val="0"/>
        <w:spacing w:line="360" w:lineRule="auto"/>
        <w:jc w:val="both"/>
        <w:rPr>
          <w:bCs/>
          <w:sz w:val="22"/>
          <w:szCs w:val="22"/>
        </w:rPr>
      </w:pPr>
      <w:r w:rsidRPr="007604A6">
        <w:rPr>
          <w:b/>
          <w:sz w:val="22"/>
          <w:szCs w:val="22"/>
          <w:highlight w:val="yellow"/>
        </w:rPr>
        <w:t>Fig</w:t>
      </w:r>
      <w:r w:rsidRPr="007604A6">
        <w:rPr>
          <w:b/>
          <w:sz w:val="22"/>
          <w:szCs w:val="22"/>
          <w:highlight w:val="yellow"/>
          <w:lang w:eastAsia="zh-CN"/>
        </w:rPr>
        <w:t>ure</w:t>
      </w:r>
      <w:r w:rsidRPr="007604A6">
        <w:rPr>
          <w:rFonts w:hint="eastAsia"/>
          <w:b/>
          <w:sz w:val="22"/>
          <w:szCs w:val="22"/>
          <w:highlight w:val="yellow"/>
          <w:lang w:eastAsia="zh-CN"/>
        </w:rPr>
        <w:t xml:space="preserve"> </w:t>
      </w:r>
      <w:r w:rsidRPr="007604A6">
        <w:rPr>
          <w:b/>
          <w:sz w:val="22"/>
          <w:szCs w:val="22"/>
          <w:highlight w:val="yellow"/>
        </w:rPr>
        <w:t xml:space="preserve">6    </w:t>
      </w:r>
      <w:r w:rsidR="007604A6" w:rsidRPr="007604A6">
        <w:rPr>
          <w:bCs/>
          <w:sz w:val="22"/>
          <w:szCs w:val="22"/>
          <w:highlight w:val="yellow"/>
        </w:rPr>
        <w:t>Bubble plots summarizing pathway comparisons among histologic subtypes. MP versus C</w:t>
      </w:r>
      <w:r w:rsidR="005113C7">
        <w:rPr>
          <w:bCs/>
          <w:sz w:val="22"/>
          <w:szCs w:val="22"/>
          <w:highlight w:val="yellow"/>
        </w:rPr>
        <w:t>IUC</w:t>
      </w:r>
      <w:r w:rsidR="007604A6" w:rsidRPr="007604A6">
        <w:rPr>
          <w:bCs/>
          <w:sz w:val="22"/>
          <w:szCs w:val="22"/>
          <w:highlight w:val="yellow"/>
        </w:rPr>
        <w:t xml:space="preserve"> (A), </w:t>
      </w:r>
      <w:r w:rsidR="005113C7">
        <w:rPr>
          <w:bCs/>
          <w:sz w:val="22"/>
          <w:szCs w:val="22"/>
          <w:highlight w:val="yellow"/>
        </w:rPr>
        <w:t>PC</w:t>
      </w:r>
      <w:r w:rsidR="007604A6" w:rsidRPr="007604A6">
        <w:rPr>
          <w:bCs/>
          <w:sz w:val="22"/>
          <w:szCs w:val="22"/>
          <w:highlight w:val="yellow"/>
        </w:rPr>
        <w:t xml:space="preserve"> versus </w:t>
      </w:r>
      <w:r w:rsidR="005113C7">
        <w:rPr>
          <w:bCs/>
          <w:sz w:val="22"/>
          <w:szCs w:val="22"/>
          <w:highlight w:val="yellow"/>
        </w:rPr>
        <w:t>CIUC</w:t>
      </w:r>
      <w:r w:rsidR="007604A6" w:rsidRPr="007604A6">
        <w:rPr>
          <w:bCs/>
          <w:sz w:val="22"/>
          <w:szCs w:val="22"/>
          <w:highlight w:val="yellow"/>
        </w:rPr>
        <w:t xml:space="preserve"> (B), </w:t>
      </w:r>
      <w:r w:rsidR="005113C7">
        <w:rPr>
          <w:bCs/>
          <w:sz w:val="22"/>
          <w:szCs w:val="22"/>
          <w:highlight w:val="yellow"/>
        </w:rPr>
        <w:t>SM</w:t>
      </w:r>
      <w:r w:rsidR="007604A6" w:rsidRPr="007604A6">
        <w:rPr>
          <w:bCs/>
          <w:sz w:val="22"/>
          <w:szCs w:val="22"/>
          <w:highlight w:val="yellow"/>
        </w:rPr>
        <w:t xml:space="preserve"> versus </w:t>
      </w:r>
      <w:r w:rsidR="005113C7">
        <w:rPr>
          <w:bCs/>
          <w:sz w:val="22"/>
          <w:szCs w:val="22"/>
          <w:highlight w:val="yellow"/>
        </w:rPr>
        <w:t xml:space="preserve">CIUC </w:t>
      </w:r>
      <w:r w:rsidR="007604A6" w:rsidRPr="007604A6">
        <w:rPr>
          <w:bCs/>
          <w:sz w:val="22"/>
          <w:szCs w:val="22"/>
          <w:highlight w:val="yellow"/>
        </w:rPr>
        <w:t>(C)</w:t>
      </w:r>
      <w:r w:rsidR="005113C7">
        <w:rPr>
          <w:bCs/>
          <w:sz w:val="22"/>
          <w:szCs w:val="22"/>
          <w:highlight w:val="yellow"/>
        </w:rPr>
        <w:t xml:space="preserve">, </w:t>
      </w:r>
      <w:r w:rsidR="005113C7" w:rsidRPr="007604A6">
        <w:rPr>
          <w:bCs/>
          <w:sz w:val="22"/>
          <w:szCs w:val="22"/>
          <w:highlight w:val="yellow"/>
        </w:rPr>
        <w:t xml:space="preserve">MP versus </w:t>
      </w:r>
      <w:r w:rsidR="005113C7">
        <w:rPr>
          <w:bCs/>
          <w:sz w:val="22"/>
          <w:szCs w:val="22"/>
          <w:highlight w:val="yellow"/>
        </w:rPr>
        <w:t>PUC</w:t>
      </w:r>
      <w:r w:rsidR="005113C7" w:rsidRPr="007604A6">
        <w:rPr>
          <w:bCs/>
          <w:sz w:val="22"/>
          <w:szCs w:val="22"/>
          <w:highlight w:val="yellow"/>
        </w:rPr>
        <w:t xml:space="preserve"> (</w:t>
      </w:r>
      <w:r w:rsidR="005113C7">
        <w:rPr>
          <w:bCs/>
          <w:sz w:val="22"/>
          <w:szCs w:val="22"/>
          <w:highlight w:val="yellow"/>
        </w:rPr>
        <w:t>D</w:t>
      </w:r>
      <w:r w:rsidR="005113C7" w:rsidRPr="007604A6">
        <w:rPr>
          <w:bCs/>
          <w:sz w:val="22"/>
          <w:szCs w:val="22"/>
          <w:highlight w:val="yellow"/>
        </w:rPr>
        <w:t xml:space="preserve">), </w:t>
      </w:r>
      <w:r w:rsidR="005113C7">
        <w:rPr>
          <w:bCs/>
          <w:sz w:val="22"/>
          <w:szCs w:val="22"/>
          <w:highlight w:val="yellow"/>
        </w:rPr>
        <w:t>PC</w:t>
      </w:r>
      <w:r w:rsidR="005113C7" w:rsidRPr="007604A6">
        <w:rPr>
          <w:bCs/>
          <w:sz w:val="22"/>
          <w:szCs w:val="22"/>
          <w:highlight w:val="yellow"/>
        </w:rPr>
        <w:t xml:space="preserve"> versus </w:t>
      </w:r>
      <w:r w:rsidR="005113C7">
        <w:rPr>
          <w:bCs/>
          <w:sz w:val="22"/>
          <w:szCs w:val="22"/>
          <w:highlight w:val="yellow"/>
        </w:rPr>
        <w:t>PUC</w:t>
      </w:r>
      <w:r w:rsidR="005113C7" w:rsidRPr="007604A6">
        <w:rPr>
          <w:bCs/>
          <w:sz w:val="22"/>
          <w:szCs w:val="22"/>
          <w:highlight w:val="yellow"/>
        </w:rPr>
        <w:t xml:space="preserve"> (</w:t>
      </w:r>
      <w:r w:rsidR="005113C7">
        <w:rPr>
          <w:bCs/>
          <w:sz w:val="22"/>
          <w:szCs w:val="22"/>
          <w:highlight w:val="yellow"/>
        </w:rPr>
        <w:t>E</w:t>
      </w:r>
      <w:r w:rsidR="005113C7" w:rsidRPr="007604A6">
        <w:rPr>
          <w:bCs/>
          <w:sz w:val="22"/>
          <w:szCs w:val="22"/>
          <w:highlight w:val="yellow"/>
        </w:rPr>
        <w:t xml:space="preserve">), </w:t>
      </w:r>
      <w:r w:rsidR="005113C7">
        <w:rPr>
          <w:bCs/>
          <w:sz w:val="22"/>
          <w:szCs w:val="22"/>
          <w:highlight w:val="yellow"/>
        </w:rPr>
        <w:t>SM</w:t>
      </w:r>
      <w:r w:rsidR="005113C7" w:rsidRPr="007604A6">
        <w:rPr>
          <w:bCs/>
          <w:sz w:val="22"/>
          <w:szCs w:val="22"/>
          <w:highlight w:val="yellow"/>
        </w:rPr>
        <w:t xml:space="preserve"> versus </w:t>
      </w:r>
      <w:r w:rsidR="005113C7">
        <w:rPr>
          <w:bCs/>
          <w:sz w:val="22"/>
          <w:szCs w:val="22"/>
          <w:highlight w:val="yellow"/>
        </w:rPr>
        <w:t xml:space="preserve">PUC </w:t>
      </w:r>
      <w:r w:rsidR="005113C7" w:rsidRPr="007604A6">
        <w:rPr>
          <w:bCs/>
          <w:sz w:val="22"/>
          <w:szCs w:val="22"/>
          <w:highlight w:val="yellow"/>
        </w:rPr>
        <w:t>(</w:t>
      </w:r>
      <w:r w:rsidR="005113C7">
        <w:rPr>
          <w:bCs/>
          <w:sz w:val="22"/>
          <w:szCs w:val="22"/>
          <w:highlight w:val="yellow"/>
        </w:rPr>
        <w:t>F</w:t>
      </w:r>
      <w:r w:rsidR="005113C7" w:rsidRPr="007604A6">
        <w:rPr>
          <w:bCs/>
          <w:sz w:val="22"/>
          <w:szCs w:val="22"/>
          <w:highlight w:val="yellow"/>
        </w:rPr>
        <w:t>)</w:t>
      </w:r>
      <w:r w:rsidR="005113C7">
        <w:rPr>
          <w:bCs/>
          <w:sz w:val="22"/>
          <w:szCs w:val="22"/>
          <w:highlight w:val="yellow"/>
        </w:rPr>
        <w:t xml:space="preserve">, </w:t>
      </w:r>
      <w:r w:rsidR="005113C7" w:rsidRPr="00BD2F08">
        <w:rPr>
          <w:sz w:val="22"/>
          <w:szCs w:val="22"/>
          <w:highlight w:val="yellow"/>
        </w:rPr>
        <w:t>MP</w:t>
      </w:r>
      <w:r w:rsidR="005113C7">
        <w:rPr>
          <w:sz w:val="22"/>
          <w:szCs w:val="22"/>
          <w:highlight w:val="yellow"/>
        </w:rPr>
        <w:t xml:space="preserve"> vs PC</w:t>
      </w:r>
      <w:r w:rsidR="005113C7" w:rsidRPr="00BD2F08">
        <w:rPr>
          <w:sz w:val="22"/>
          <w:szCs w:val="22"/>
          <w:highlight w:val="yellow"/>
        </w:rPr>
        <w:t xml:space="preserve"> (</w:t>
      </w:r>
      <w:r w:rsidR="005113C7">
        <w:rPr>
          <w:sz w:val="22"/>
          <w:szCs w:val="22"/>
          <w:highlight w:val="yellow"/>
        </w:rPr>
        <w:t>G</w:t>
      </w:r>
      <w:r w:rsidR="005113C7" w:rsidRPr="00BD2F08">
        <w:rPr>
          <w:sz w:val="22"/>
          <w:szCs w:val="22"/>
          <w:highlight w:val="yellow"/>
        </w:rPr>
        <w:t xml:space="preserve">); </w:t>
      </w:r>
      <w:r w:rsidR="005113C7">
        <w:rPr>
          <w:sz w:val="22"/>
          <w:szCs w:val="22"/>
          <w:highlight w:val="yellow"/>
        </w:rPr>
        <w:t>MP</w:t>
      </w:r>
      <w:r w:rsidR="005113C7" w:rsidRPr="00BD2F08">
        <w:rPr>
          <w:sz w:val="22"/>
          <w:szCs w:val="22"/>
          <w:highlight w:val="yellow"/>
        </w:rPr>
        <w:t xml:space="preserve"> </w:t>
      </w:r>
      <w:r w:rsidR="005113C7">
        <w:rPr>
          <w:sz w:val="22"/>
          <w:szCs w:val="22"/>
          <w:highlight w:val="yellow"/>
        </w:rPr>
        <w:t>vs SM</w:t>
      </w:r>
      <w:r w:rsidR="005113C7" w:rsidRPr="00BD2F08">
        <w:rPr>
          <w:sz w:val="22"/>
          <w:szCs w:val="22"/>
          <w:highlight w:val="yellow"/>
        </w:rPr>
        <w:t xml:space="preserve"> (</w:t>
      </w:r>
      <w:r w:rsidR="005113C7">
        <w:rPr>
          <w:sz w:val="22"/>
          <w:szCs w:val="22"/>
          <w:highlight w:val="yellow"/>
        </w:rPr>
        <w:t>H</w:t>
      </w:r>
      <w:r w:rsidR="005113C7" w:rsidRPr="00BD2F08">
        <w:rPr>
          <w:sz w:val="22"/>
          <w:szCs w:val="22"/>
          <w:highlight w:val="yellow"/>
        </w:rPr>
        <w:t xml:space="preserve">); </w:t>
      </w:r>
      <w:r w:rsidR="005113C7">
        <w:rPr>
          <w:sz w:val="22"/>
          <w:szCs w:val="22"/>
          <w:highlight w:val="yellow"/>
        </w:rPr>
        <w:t>PC</w:t>
      </w:r>
      <w:r w:rsidR="005113C7" w:rsidRPr="00BD2F08">
        <w:rPr>
          <w:sz w:val="22"/>
          <w:szCs w:val="22"/>
          <w:highlight w:val="yellow"/>
        </w:rPr>
        <w:t xml:space="preserve"> </w:t>
      </w:r>
      <w:r w:rsidR="005113C7">
        <w:rPr>
          <w:sz w:val="22"/>
          <w:szCs w:val="22"/>
          <w:highlight w:val="yellow"/>
        </w:rPr>
        <w:t>vs SM</w:t>
      </w:r>
      <w:r w:rsidR="005113C7" w:rsidRPr="00BD2F08">
        <w:rPr>
          <w:sz w:val="22"/>
          <w:szCs w:val="22"/>
          <w:highlight w:val="yellow"/>
        </w:rPr>
        <w:t xml:space="preserve"> (</w:t>
      </w:r>
      <w:r w:rsidR="005113C7">
        <w:rPr>
          <w:sz w:val="22"/>
          <w:szCs w:val="22"/>
          <w:highlight w:val="yellow"/>
        </w:rPr>
        <w:t>I</w:t>
      </w:r>
      <w:r w:rsidR="005113C7" w:rsidRPr="00BD2F08">
        <w:rPr>
          <w:sz w:val="22"/>
          <w:szCs w:val="22"/>
          <w:highlight w:val="yellow"/>
        </w:rPr>
        <w:t>)</w:t>
      </w:r>
      <w:r w:rsidR="007604A6" w:rsidRPr="007604A6">
        <w:rPr>
          <w:bCs/>
          <w:sz w:val="22"/>
          <w:szCs w:val="22"/>
          <w:highlight w:val="yellow"/>
        </w:rPr>
        <w:t>. CIUC, conventional invasive urothelial carcinoma; MP, micropapillary; PC, plasmacytoid; PUC, papillary urothelial carcinoma; SM, sarcomatoid.</w:t>
      </w:r>
    </w:p>
    <w:p w14:paraId="7ABA6831" w14:textId="77777777" w:rsidR="0026494A" w:rsidRDefault="0026494A" w:rsidP="0007577B">
      <w:pPr>
        <w:autoSpaceDE w:val="0"/>
        <w:autoSpaceDN w:val="0"/>
        <w:adjustRightInd w:val="0"/>
        <w:spacing w:line="360" w:lineRule="auto"/>
        <w:jc w:val="both"/>
        <w:rPr>
          <w:bCs/>
          <w:sz w:val="22"/>
          <w:szCs w:val="22"/>
        </w:rPr>
      </w:pPr>
    </w:p>
    <w:p w14:paraId="17EBF377" w14:textId="77777777" w:rsidR="007604A6" w:rsidRDefault="007604A6" w:rsidP="0007577B">
      <w:pPr>
        <w:autoSpaceDE w:val="0"/>
        <w:autoSpaceDN w:val="0"/>
        <w:adjustRightInd w:val="0"/>
        <w:spacing w:line="360" w:lineRule="auto"/>
        <w:jc w:val="both"/>
        <w:rPr>
          <w:bCs/>
          <w:sz w:val="22"/>
          <w:szCs w:val="22"/>
        </w:rPr>
      </w:pPr>
    </w:p>
    <w:p w14:paraId="485C9ECB" w14:textId="77777777" w:rsidR="007604A6" w:rsidRDefault="007604A6" w:rsidP="0007577B">
      <w:pPr>
        <w:autoSpaceDE w:val="0"/>
        <w:autoSpaceDN w:val="0"/>
        <w:adjustRightInd w:val="0"/>
        <w:spacing w:line="360" w:lineRule="auto"/>
        <w:jc w:val="both"/>
        <w:rPr>
          <w:bCs/>
          <w:sz w:val="22"/>
          <w:szCs w:val="22"/>
        </w:rPr>
      </w:pPr>
    </w:p>
    <w:p w14:paraId="77E7DD23" w14:textId="77777777" w:rsidR="007604A6" w:rsidRDefault="007604A6" w:rsidP="0007577B">
      <w:pPr>
        <w:autoSpaceDE w:val="0"/>
        <w:autoSpaceDN w:val="0"/>
        <w:adjustRightInd w:val="0"/>
        <w:spacing w:line="360" w:lineRule="auto"/>
        <w:jc w:val="both"/>
        <w:rPr>
          <w:bCs/>
          <w:sz w:val="22"/>
          <w:szCs w:val="22"/>
        </w:rPr>
      </w:pPr>
    </w:p>
    <w:p w14:paraId="5BC4397E" w14:textId="77777777" w:rsidR="007604A6" w:rsidRDefault="007604A6" w:rsidP="0007577B">
      <w:pPr>
        <w:autoSpaceDE w:val="0"/>
        <w:autoSpaceDN w:val="0"/>
        <w:adjustRightInd w:val="0"/>
        <w:spacing w:line="360" w:lineRule="auto"/>
        <w:jc w:val="both"/>
        <w:rPr>
          <w:bCs/>
          <w:sz w:val="22"/>
          <w:szCs w:val="22"/>
        </w:rPr>
      </w:pPr>
    </w:p>
    <w:p w14:paraId="21EB76A9" w14:textId="77777777" w:rsidR="007604A6" w:rsidRDefault="007604A6" w:rsidP="0007577B">
      <w:pPr>
        <w:autoSpaceDE w:val="0"/>
        <w:autoSpaceDN w:val="0"/>
        <w:adjustRightInd w:val="0"/>
        <w:spacing w:line="360" w:lineRule="auto"/>
        <w:jc w:val="both"/>
        <w:rPr>
          <w:bCs/>
          <w:sz w:val="22"/>
          <w:szCs w:val="22"/>
        </w:rPr>
      </w:pPr>
    </w:p>
    <w:p w14:paraId="21445524" w14:textId="77777777" w:rsidR="007604A6" w:rsidRDefault="007604A6" w:rsidP="0007577B">
      <w:pPr>
        <w:autoSpaceDE w:val="0"/>
        <w:autoSpaceDN w:val="0"/>
        <w:adjustRightInd w:val="0"/>
        <w:spacing w:line="360" w:lineRule="auto"/>
        <w:jc w:val="both"/>
        <w:rPr>
          <w:bCs/>
          <w:sz w:val="22"/>
          <w:szCs w:val="22"/>
        </w:rPr>
      </w:pPr>
    </w:p>
    <w:p w14:paraId="1D4AA726" w14:textId="77777777" w:rsidR="007604A6" w:rsidRDefault="007604A6" w:rsidP="0007577B">
      <w:pPr>
        <w:autoSpaceDE w:val="0"/>
        <w:autoSpaceDN w:val="0"/>
        <w:adjustRightInd w:val="0"/>
        <w:spacing w:line="360" w:lineRule="auto"/>
        <w:jc w:val="both"/>
        <w:rPr>
          <w:bCs/>
          <w:sz w:val="22"/>
          <w:szCs w:val="22"/>
        </w:rPr>
      </w:pPr>
    </w:p>
    <w:p w14:paraId="62224686" w14:textId="77777777" w:rsidR="007604A6" w:rsidRDefault="007604A6" w:rsidP="0007577B">
      <w:pPr>
        <w:autoSpaceDE w:val="0"/>
        <w:autoSpaceDN w:val="0"/>
        <w:adjustRightInd w:val="0"/>
        <w:spacing w:line="360" w:lineRule="auto"/>
        <w:jc w:val="both"/>
        <w:rPr>
          <w:bCs/>
          <w:sz w:val="22"/>
          <w:szCs w:val="22"/>
        </w:rPr>
      </w:pPr>
    </w:p>
    <w:p w14:paraId="715DA551" w14:textId="77777777" w:rsidR="007604A6" w:rsidRDefault="007604A6" w:rsidP="0007577B">
      <w:pPr>
        <w:autoSpaceDE w:val="0"/>
        <w:autoSpaceDN w:val="0"/>
        <w:adjustRightInd w:val="0"/>
        <w:spacing w:line="360" w:lineRule="auto"/>
        <w:jc w:val="both"/>
        <w:rPr>
          <w:bCs/>
          <w:sz w:val="22"/>
          <w:szCs w:val="22"/>
        </w:rPr>
      </w:pPr>
    </w:p>
    <w:p w14:paraId="6E0F9ED3" w14:textId="77777777" w:rsidR="007604A6" w:rsidRDefault="007604A6" w:rsidP="0007577B">
      <w:pPr>
        <w:autoSpaceDE w:val="0"/>
        <w:autoSpaceDN w:val="0"/>
        <w:adjustRightInd w:val="0"/>
        <w:spacing w:line="360" w:lineRule="auto"/>
        <w:jc w:val="both"/>
        <w:rPr>
          <w:bCs/>
          <w:sz w:val="22"/>
          <w:szCs w:val="22"/>
        </w:rPr>
      </w:pPr>
    </w:p>
    <w:p w14:paraId="69116D4F" w14:textId="77777777" w:rsidR="007604A6" w:rsidRDefault="007604A6" w:rsidP="0007577B">
      <w:pPr>
        <w:autoSpaceDE w:val="0"/>
        <w:autoSpaceDN w:val="0"/>
        <w:adjustRightInd w:val="0"/>
        <w:spacing w:line="360" w:lineRule="auto"/>
        <w:jc w:val="both"/>
        <w:rPr>
          <w:bCs/>
          <w:sz w:val="22"/>
          <w:szCs w:val="22"/>
        </w:rPr>
      </w:pPr>
    </w:p>
    <w:p w14:paraId="4D389B1B" w14:textId="77777777" w:rsidR="007604A6" w:rsidRDefault="007604A6" w:rsidP="0007577B">
      <w:pPr>
        <w:autoSpaceDE w:val="0"/>
        <w:autoSpaceDN w:val="0"/>
        <w:adjustRightInd w:val="0"/>
        <w:spacing w:line="360" w:lineRule="auto"/>
        <w:jc w:val="both"/>
        <w:rPr>
          <w:bCs/>
          <w:sz w:val="22"/>
          <w:szCs w:val="22"/>
        </w:rPr>
      </w:pPr>
    </w:p>
    <w:p w14:paraId="02C2FA82" w14:textId="77777777" w:rsidR="007604A6" w:rsidRDefault="007604A6" w:rsidP="0007577B">
      <w:pPr>
        <w:autoSpaceDE w:val="0"/>
        <w:autoSpaceDN w:val="0"/>
        <w:adjustRightInd w:val="0"/>
        <w:spacing w:line="360" w:lineRule="auto"/>
        <w:jc w:val="both"/>
        <w:rPr>
          <w:bCs/>
          <w:sz w:val="22"/>
          <w:szCs w:val="22"/>
        </w:rPr>
      </w:pPr>
    </w:p>
    <w:p w14:paraId="5EE1FBBF" w14:textId="77777777" w:rsidR="007604A6" w:rsidRDefault="007604A6" w:rsidP="0007577B">
      <w:pPr>
        <w:autoSpaceDE w:val="0"/>
        <w:autoSpaceDN w:val="0"/>
        <w:adjustRightInd w:val="0"/>
        <w:spacing w:line="360" w:lineRule="auto"/>
        <w:jc w:val="both"/>
        <w:rPr>
          <w:bCs/>
          <w:sz w:val="22"/>
          <w:szCs w:val="22"/>
        </w:rPr>
      </w:pPr>
    </w:p>
    <w:p w14:paraId="3E68913F" w14:textId="77777777" w:rsidR="007604A6" w:rsidRDefault="007604A6" w:rsidP="0007577B">
      <w:pPr>
        <w:autoSpaceDE w:val="0"/>
        <w:autoSpaceDN w:val="0"/>
        <w:adjustRightInd w:val="0"/>
        <w:spacing w:line="360" w:lineRule="auto"/>
        <w:jc w:val="both"/>
        <w:rPr>
          <w:bCs/>
          <w:sz w:val="22"/>
          <w:szCs w:val="22"/>
        </w:rPr>
      </w:pPr>
    </w:p>
    <w:p w14:paraId="202E513B" w14:textId="77777777" w:rsidR="007604A6" w:rsidRDefault="007604A6" w:rsidP="0007577B">
      <w:pPr>
        <w:autoSpaceDE w:val="0"/>
        <w:autoSpaceDN w:val="0"/>
        <w:adjustRightInd w:val="0"/>
        <w:spacing w:line="360" w:lineRule="auto"/>
        <w:jc w:val="both"/>
        <w:rPr>
          <w:bCs/>
          <w:sz w:val="22"/>
          <w:szCs w:val="22"/>
        </w:rPr>
      </w:pPr>
    </w:p>
    <w:p w14:paraId="0DBFC83F" w14:textId="77777777" w:rsidR="007604A6" w:rsidRDefault="007604A6" w:rsidP="0007577B">
      <w:pPr>
        <w:autoSpaceDE w:val="0"/>
        <w:autoSpaceDN w:val="0"/>
        <w:adjustRightInd w:val="0"/>
        <w:spacing w:line="360" w:lineRule="auto"/>
        <w:jc w:val="both"/>
        <w:rPr>
          <w:bCs/>
          <w:sz w:val="22"/>
          <w:szCs w:val="22"/>
        </w:rPr>
      </w:pPr>
    </w:p>
    <w:p w14:paraId="551324F5" w14:textId="77777777" w:rsidR="007604A6" w:rsidRDefault="007604A6" w:rsidP="0007577B">
      <w:pPr>
        <w:autoSpaceDE w:val="0"/>
        <w:autoSpaceDN w:val="0"/>
        <w:adjustRightInd w:val="0"/>
        <w:spacing w:line="360" w:lineRule="auto"/>
        <w:jc w:val="both"/>
        <w:rPr>
          <w:bCs/>
          <w:sz w:val="22"/>
          <w:szCs w:val="22"/>
        </w:rPr>
      </w:pPr>
    </w:p>
    <w:p w14:paraId="226BB5A9" w14:textId="77777777" w:rsidR="007604A6" w:rsidRDefault="007604A6" w:rsidP="0007577B">
      <w:pPr>
        <w:autoSpaceDE w:val="0"/>
        <w:autoSpaceDN w:val="0"/>
        <w:adjustRightInd w:val="0"/>
        <w:spacing w:line="360" w:lineRule="auto"/>
        <w:jc w:val="both"/>
        <w:rPr>
          <w:bCs/>
          <w:sz w:val="22"/>
          <w:szCs w:val="22"/>
        </w:rPr>
      </w:pPr>
    </w:p>
    <w:p w14:paraId="32D54A88" w14:textId="77777777" w:rsidR="007604A6" w:rsidRDefault="007604A6" w:rsidP="0007577B">
      <w:pPr>
        <w:autoSpaceDE w:val="0"/>
        <w:autoSpaceDN w:val="0"/>
        <w:adjustRightInd w:val="0"/>
        <w:spacing w:line="360" w:lineRule="auto"/>
        <w:jc w:val="both"/>
        <w:rPr>
          <w:bCs/>
          <w:sz w:val="22"/>
          <w:szCs w:val="22"/>
        </w:rPr>
      </w:pPr>
    </w:p>
    <w:p w14:paraId="7849767E" w14:textId="77777777" w:rsidR="007604A6" w:rsidRDefault="007604A6" w:rsidP="0007577B">
      <w:pPr>
        <w:autoSpaceDE w:val="0"/>
        <w:autoSpaceDN w:val="0"/>
        <w:adjustRightInd w:val="0"/>
        <w:spacing w:line="360" w:lineRule="auto"/>
        <w:jc w:val="both"/>
        <w:rPr>
          <w:bCs/>
          <w:sz w:val="22"/>
          <w:szCs w:val="22"/>
        </w:rPr>
      </w:pPr>
    </w:p>
    <w:p w14:paraId="66F90296" w14:textId="77777777" w:rsidR="007604A6" w:rsidRDefault="007604A6" w:rsidP="0007577B">
      <w:pPr>
        <w:autoSpaceDE w:val="0"/>
        <w:autoSpaceDN w:val="0"/>
        <w:adjustRightInd w:val="0"/>
        <w:spacing w:line="360" w:lineRule="auto"/>
        <w:jc w:val="both"/>
        <w:rPr>
          <w:bCs/>
          <w:sz w:val="22"/>
          <w:szCs w:val="22"/>
        </w:rPr>
      </w:pPr>
    </w:p>
    <w:p w14:paraId="650FF147" w14:textId="77777777" w:rsidR="007604A6" w:rsidRDefault="007604A6" w:rsidP="0007577B">
      <w:pPr>
        <w:autoSpaceDE w:val="0"/>
        <w:autoSpaceDN w:val="0"/>
        <w:adjustRightInd w:val="0"/>
        <w:spacing w:line="360" w:lineRule="auto"/>
        <w:jc w:val="both"/>
        <w:rPr>
          <w:bCs/>
          <w:sz w:val="22"/>
          <w:szCs w:val="22"/>
        </w:rPr>
      </w:pPr>
    </w:p>
    <w:p w14:paraId="62557957" w14:textId="77777777" w:rsidR="007604A6" w:rsidRDefault="007604A6" w:rsidP="0007577B">
      <w:pPr>
        <w:autoSpaceDE w:val="0"/>
        <w:autoSpaceDN w:val="0"/>
        <w:adjustRightInd w:val="0"/>
        <w:spacing w:line="360" w:lineRule="auto"/>
        <w:jc w:val="both"/>
        <w:rPr>
          <w:bCs/>
          <w:sz w:val="22"/>
          <w:szCs w:val="22"/>
        </w:rPr>
      </w:pPr>
    </w:p>
    <w:p w14:paraId="6687E6F5" w14:textId="77777777" w:rsidR="007604A6" w:rsidRDefault="007604A6" w:rsidP="0007577B">
      <w:pPr>
        <w:autoSpaceDE w:val="0"/>
        <w:autoSpaceDN w:val="0"/>
        <w:adjustRightInd w:val="0"/>
        <w:spacing w:line="360" w:lineRule="auto"/>
        <w:jc w:val="both"/>
        <w:rPr>
          <w:bCs/>
          <w:sz w:val="22"/>
          <w:szCs w:val="22"/>
        </w:rPr>
      </w:pPr>
    </w:p>
    <w:p w14:paraId="492C7DD4" w14:textId="77777777" w:rsidR="007604A6" w:rsidRDefault="007604A6" w:rsidP="0007577B">
      <w:pPr>
        <w:autoSpaceDE w:val="0"/>
        <w:autoSpaceDN w:val="0"/>
        <w:adjustRightInd w:val="0"/>
        <w:spacing w:line="360" w:lineRule="auto"/>
        <w:jc w:val="both"/>
        <w:rPr>
          <w:bCs/>
          <w:sz w:val="22"/>
          <w:szCs w:val="22"/>
        </w:rPr>
      </w:pPr>
    </w:p>
    <w:p w14:paraId="27DD7BF1" w14:textId="77777777" w:rsidR="007604A6" w:rsidRDefault="007604A6" w:rsidP="0007577B">
      <w:pPr>
        <w:autoSpaceDE w:val="0"/>
        <w:autoSpaceDN w:val="0"/>
        <w:adjustRightInd w:val="0"/>
        <w:spacing w:line="360" w:lineRule="auto"/>
        <w:jc w:val="both"/>
        <w:rPr>
          <w:bCs/>
          <w:sz w:val="22"/>
          <w:szCs w:val="22"/>
        </w:rPr>
      </w:pPr>
    </w:p>
    <w:p w14:paraId="52AC4562" w14:textId="77777777" w:rsidR="007604A6" w:rsidRDefault="007604A6" w:rsidP="0007577B">
      <w:pPr>
        <w:autoSpaceDE w:val="0"/>
        <w:autoSpaceDN w:val="0"/>
        <w:adjustRightInd w:val="0"/>
        <w:spacing w:line="360" w:lineRule="auto"/>
        <w:jc w:val="both"/>
        <w:rPr>
          <w:bCs/>
          <w:sz w:val="22"/>
          <w:szCs w:val="22"/>
        </w:rPr>
      </w:pPr>
    </w:p>
    <w:p w14:paraId="1FC41A69" w14:textId="77777777" w:rsidR="007604A6" w:rsidRDefault="007604A6" w:rsidP="0007577B">
      <w:pPr>
        <w:autoSpaceDE w:val="0"/>
        <w:autoSpaceDN w:val="0"/>
        <w:adjustRightInd w:val="0"/>
        <w:spacing w:line="360" w:lineRule="auto"/>
        <w:jc w:val="both"/>
        <w:rPr>
          <w:bCs/>
          <w:sz w:val="22"/>
          <w:szCs w:val="22"/>
        </w:rPr>
      </w:pPr>
    </w:p>
    <w:p w14:paraId="43FA720B" w14:textId="77777777" w:rsidR="0031348E" w:rsidRDefault="0031348E" w:rsidP="00120433">
      <w:pPr>
        <w:autoSpaceDE w:val="0"/>
        <w:autoSpaceDN w:val="0"/>
        <w:adjustRightInd w:val="0"/>
        <w:spacing w:line="360" w:lineRule="auto"/>
        <w:jc w:val="both"/>
        <w:rPr>
          <w:sz w:val="22"/>
          <w:szCs w:val="22"/>
        </w:rPr>
      </w:pPr>
    </w:p>
    <w:p w14:paraId="170AA91D" w14:textId="47E2F968" w:rsidR="0031348E" w:rsidRDefault="0031348E" w:rsidP="0031348E">
      <w:r w:rsidRPr="006D1820">
        <w:rPr>
          <w:b/>
          <w:bCs/>
        </w:rPr>
        <w:t>Table</w:t>
      </w:r>
      <w:r>
        <w:rPr>
          <w:b/>
          <w:bCs/>
        </w:rPr>
        <w:t xml:space="preserve"> 1</w:t>
      </w:r>
      <w:r w:rsidRPr="006D1820">
        <w:rPr>
          <w:b/>
          <w:bCs/>
        </w:rPr>
        <w:t xml:space="preserve">   </w:t>
      </w:r>
      <w:r w:rsidRPr="006D1820">
        <w:t>  Clinicopathological features of patients and selected areas of interest</w:t>
      </w:r>
    </w:p>
    <w:p w14:paraId="73862A0F" w14:textId="77777777" w:rsidR="0031348E" w:rsidRPr="006D1820" w:rsidRDefault="0031348E" w:rsidP="0031348E"/>
    <w:tbl>
      <w:tblPr>
        <w:tblW w:w="11544" w:type="dxa"/>
        <w:tblInd w:w="-100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63"/>
        <w:gridCol w:w="827"/>
        <w:gridCol w:w="376"/>
        <w:gridCol w:w="979"/>
        <w:gridCol w:w="818"/>
        <w:gridCol w:w="1034"/>
        <w:gridCol w:w="1568"/>
        <w:gridCol w:w="2250"/>
        <w:gridCol w:w="2528"/>
        <w:gridCol w:w="901"/>
      </w:tblGrid>
      <w:tr w:rsidR="0031348E" w:rsidRPr="006D1820" w14:paraId="43239F1F" w14:textId="77777777" w:rsidTr="00C60F75">
        <w:trPr>
          <w:trHeight w:val="288"/>
        </w:trPr>
        <w:tc>
          <w:tcPr>
            <w:tcW w:w="263" w:type="dxa"/>
            <w:tcBorders>
              <w:top w:val="single" w:sz="6" w:space="0" w:color="auto"/>
              <w:left w:val="nil"/>
              <w:bottom w:val="single" w:sz="6" w:space="0" w:color="auto"/>
              <w:right w:val="nil"/>
            </w:tcBorders>
            <w:hideMark/>
          </w:tcPr>
          <w:p w14:paraId="0F0671B0" w14:textId="77777777" w:rsidR="0031348E" w:rsidRPr="006D1820" w:rsidRDefault="0031348E" w:rsidP="00C60F75">
            <w:pPr>
              <w:jc w:val="center"/>
            </w:pPr>
            <w:r w:rsidRPr="006D1820">
              <w:t>Pt</w:t>
            </w:r>
          </w:p>
        </w:tc>
        <w:tc>
          <w:tcPr>
            <w:tcW w:w="827" w:type="dxa"/>
            <w:tcBorders>
              <w:top w:val="single" w:sz="6" w:space="0" w:color="auto"/>
              <w:left w:val="nil"/>
              <w:bottom w:val="single" w:sz="6" w:space="0" w:color="auto"/>
              <w:right w:val="nil"/>
            </w:tcBorders>
            <w:hideMark/>
          </w:tcPr>
          <w:p w14:paraId="0544309A" w14:textId="77777777" w:rsidR="0031348E" w:rsidRPr="006D1820" w:rsidRDefault="0031348E" w:rsidP="00C60F75">
            <w:pPr>
              <w:jc w:val="center"/>
            </w:pPr>
            <w:r w:rsidRPr="006D1820">
              <w:t>Age at   dx, y </w:t>
            </w:r>
          </w:p>
        </w:tc>
        <w:tc>
          <w:tcPr>
            <w:tcW w:w="376" w:type="dxa"/>
            <w:tcBorders>
              <w:top w:val="single" w:sz="6" w:space="0" w:color="auto"/>
              <w:left w:val="nil"/>
              <w:bottom w:val="single" w:sz="6" w:space="0" w:color="auto"/>
              <w:right w:val="nil"/>
            </w:tcBorders>
          </w:tcPr>
          <w:p w14:paraId="2409383F" w14:textId="77777777" w:rsidR="0031348E" w:rsidRPr="006D1820" w:rsidRDefault="0031348E" w:rsidP="00C60F75">
            <w:pPr>
              <w:jc w:val="center"/>
            </w:pPr>
            <w:r w:rsidRPr="006D1820">
              <w:t>Sex</w:t>
            </w:r>
          </w:p>
        </w:tc>
        <w:tc>
          <w:tcPr>
            <w:tcW w:w="979" w:type="dxa"/>
            <w:tcBorders>
              <w:top w:val="single" w:sz="6" w:space="0" w:color="auto"/>
              <w:left w:val="nil"/>
              <w:bottom w:val="single" w:sz="6" w:space="0" w:color="auto"/>
              <w:right w:val="nil"/>
            </w:tcBorders>
            <w:hideMark/>
          </w:tcPr>
          <w:p w14:paraId="10BF9A7D" w14:textId="77777777" w:rsidR="0031348E" w:rsidRPr="006D1820" w:rsidRDefault="0031348E" w:rsidP="00C60F75">
            <w:pPr>
              <w:jc w:val="center"/>
            </w:pPr>
            <w:r w:rsidRPr="006D1820">
              <w:t>Specimen</w:t>
            </w:r>
          </w:p>
        </w:tc>
        <w:tc>
          <w:tcPr>
            <w:tcW w:w="818" w:type="dxa"/>
            <w:tcBorders>
              <w:top w:val="single" w:sz="6" w:space="0" w:color="auto"/>
              <w:left w:val="nil"/>
              <w:bottom w:val="single" w:sz="6" w:space="0" w:color="auto"/>
              <w:right w:val="nil"/>
            </w:tcBorders>
          </w:tcPr>
          <w:p w14:paraId="21965978" w14:textId="77777777" w:rsidR="0031348E" w:rsidRPr="006D1820" w:rsidRDefault="0031348E" w:rsidP="00C60F75">
            <w:pPr>
              <w:jc w:val="center"/>
            </w:pPr>
            <w:r w:rsidRPr="006D1820">
              <w:t>Tumor size (cm)</w:t>
            </w:r>
          </w:p>
        </w:tc>
        <w:tc>
          <w:tcPr>
            <w:tcW w:w="1034" w:type="dxa"/>
            <w:tcBorders>
              <w:top w:val="single" w:sz="6" w:space="0" w:color="auto"/>
              <w:left w:val="nil"/>
              <w:bottom w:val="single" w:sz="6" w:space="0" w:color="auto"/>
              <w:right w:val="nil"/>
            </w:tcBorders>
            <w:hideMark/>
          </w:tcPr>
          <w:p w14:paraId="1FF322F1" w14:textId="77777777" w:rsidR="0031348E" w:rsidRPr="006D1820" w:rsidRDefault="0031348E" w:rsidP="00C60F75">
            <w:pPr>
              <w:jc w:val="center"/>
            </w:pPr>
            <w:r w:rsidRPr="006D1820">
              <w:t>Tumor stage</w:t>
            </w:r>
          </w:p>
        </w:tc>
        <w:tc>
          <w:tcPr>
            <w:tcW w:w="1568" w:type="dxa"/>
            <w:tcBorders>
              <w:top w:val="single" w:sz="6" w:space="0" w:color="auto"/>
              <w:left w:val="nil"/>
              <w:bottom w:val="single" w:sz="6" w:space="0" w:color="auto"/>
              <w:right w:val="nil"/>
            </w:tcBorders>
          </w:tcPr>
          <w:p w14:paraId="4D9042EE" w14:textId="77777777" w:rsidR="0031348E" w:rsidRPr="006D1820" w:rsidRDefault="0031348E" w:rsidP="00C60F75">
            <w:pPr>
              <w:jc w:val="center"/>
            </w:pPr>
            <w:r w:rsidRPr="006D1820">
              <w:t>AOIs</w:t>
            </w:r>
          </w:p>
        </w:tc>
        <w:tc>
          <w:tcPr>
            <w:tcW w:w="2250" w:type="dxa"/>
            <w:tcBorders>
              <w:top w:val="single" w:sz="6" w:space="0" w:color="auto"/>
              <w:left w:val="nil"/>
              <w:bottom w:val="single" w:sz="6" w:space="0" w:color="auto"/>
              <w:right w:val="nil"/>
            </w:tcBorders>
          </w:tcPr>
          <w:p w14:paraId="326473F6" w14:textId="77777777" w:rsidR="0031348E" w:rsidRPr="006D1820" w:rsidRDefault="0031348E" w:rsidP="00C60F75">
            <w:pPr>
              <w:jc w:val="center"/>
            </w:pPr>
            <w:r>
              <w:t>Corresponding m</w:t>
            </w:r>
            <w:r w:rsidRPr="006D1820">
              <w:t>olecular class</w:t>
            </w:r>
          </w:p>
        </w:tc>
        <w:tc>
          <w:tcPr>
            <w:tcW w:w="2528" w:type="dxa"/>
            <w:tcBorders>
              <w:top w:val="single" w:sz="6" w:space="0" w:color="auto"/>
              <w:left w:val="nil"/>
              <w:bottom w:val="single" w:sz="6" w:space="0" w:color="auto"/>
              <w:right w:val="nil"/>
            </w:tcBorders>
            <w:hideMark/>
          </w:tcPr>
          <w:p w14:paraId="52C1737E" w14:textId="77777777" w:rsidR="0031348E" w:rsidRPr="006D1820" w:rsidRDefault="0031348E" w:rsidP="00C60F75">
            <w:pPr>
              <w:jc w:val="center"/>
            </w:pPr>
            <w:r w:rsidRPr="006D1820">
              <w:t>Treatment</w:t>
            </w:r>
          </w:p>
        </w:tc>
        <w:tc>
          <w:tcPr>
            <w:tcW w:w="901" w:type="dxa"/>
            <w:tcBorders>
              <w:top w:val="single" w:sz="6" w:space="0" w:color="auto"/>
              <w:left w:val="nil"/>
              <w:bottom w:val="single" w:sz="6" w:space="0" w:color="auto"/>
              <w:right w:val="nil"/>
            </w:tcBorders>
            <w:hideMark/>
          </w:tcPr>
          <w:p w14:paraId="62787B6B" w14:textId="77777777" w:rsidR="0031348E" w:rsidRPr="006D1820" w:rsidRDefault="0031348E" w:rsidP="00C60F75">
            <w:pPr>
              <w:jc w:val="center"/>
            </w:pPr>
            <w:r w:rsidRPr="006D1820">
              <w:t>Follow-up (m)</w:t>
            </w:r>
          </w:p>
        </w:tc>
      </w:tr>
      <w:tr w:rsidR="0031348E" w:rsidRPr="006D1820" w14:paraId="6518F0A6" w14:textId="77777777" w:rsidTr="00C60F75">
        <w:trPr>
          <w:trHeight w:hRule="exact" w:val="494"/>
        </w:trPr>
        <w:tc>
          <w:tcPr>
            <w:tcW w:w="263" w:type="dxa"/>
            <w:tcBorders>
              <w:top w:val="nil"/>
              <w:left w:val="nil"/>
              <w:bottom w:val="nil"/>
              <w:right w:val="nil"/>
            </w:tcBorders>
            <w:hideMark/>
          </w:tcPr>
          <w:p w14:paraId="489C4DA4" w14:textId="77777777" w:rsidR="0031348E" w:rsidRPr="006D1820" w:rsidRDefault="0031348E" w:rsidP="00C60F75">
            <w:pPr>
              <w:jc w:val="center"/>
            </w:pPr>
            <w:r w:rsidRPr="006D1820">
              <w:t>1</w:t>
            </w:r>
          </w:p>
        </w:tc>
        <w:tc>
          <w:tcPr>
            <w:tcW w:w="827" w:type="dxa"/>
            <w:tcBorders>
              <w:top w:val="nil"/>
              <w:left w:val="nil"/>
              <w:bottom w:val="nil"/>
              <w:right w:val="nil"/>
            </w:tcBorders>
          </w:tcPr>
          <w:p w14:paraId="2F5B5D34" w14:textId="77777777" w:rsidR="0031348E" w:rsidRPr="006D1820" w:rsidRDefault="0031348E" w:rsidP="00C60F75">
            <w:pPr>
              <w:jc w:val="center"/>
            </w:pPr>
            <w:r w:rsidRPr="006D1820">
              <w:rPr>
                <w:color w:val="000000"/>
              </w:rPr>
              <w:t>81</w:t>
            </w:r>
          </w:p>
        </w:tc>
        <w:tc>
          <w:tcPr>
            <w:tcW w:w="376" w:type="dxa"/>
            <w:tcBorders>
              <w:top w:val="nil"/>
              <w:left w:val="nil"/>
              <w:bottom w:val="nil"/>
              <w:right w:val="nil"/>
            </w:tcBorders>
          </w:tcPr>
          <w:p w14:paraId="5F135873"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04351557" w14:textId="77777777" w:rsidR="0031348E" w:rsidRPr="006D1820" w:rsidRDefault="0031348E" w:rsidP="00C60F75">
            <w:pPr>
              <w:jc w:val="center"/>
            </w:pPr>
            <w:r w:rsidRPr="006D1820">
              <w:t>CP</w:t>
            </w:r>
          </w:p>
        </w:tc>
        <w:tc>
          <w:tcPr>
            <w:tcW w:w="818" w:type="dxa"/>
            <w:tcBorders>
              <w:top w:val="nil"/>
              <w:left w:val="nil"/>
              <w:bottom w:val="nil"/>
              <w:right w:val="nil"/>
            </w:tcBorders>
          </w:tcPr>
          <w:p w14:paraId="03804AC1" w14:textId="77777777" w:rsidR="0031348E" w:rsidRPr="006D1820" w:rsidRDefault="0031348E" w:rsidP="00C60F75">
            <w:pPr>
              <w:jc w:val="center"/>
              <w:rPr>
                <w:color w:val="000000"/>
              </w:rPr>
            </w:pPr>
            <w:r w:rsidRPr="006D1820">
              <w:t>5.6</w:t>
            </w:r>
          </w:p>
        </w:tc>
        <w:tc>
          <w:tcPr>
            <w:tcW w:w="1034" w:type="dxa"/>
            <w:tcBorders>
              <w:top w:val="nil"/>
              <w:left w:val="nil"/>
              <w:bottom w:val="nil"/>
              <w:right w:val="nil"/>
            </w:tcBorders>
          </w:tcPr>
          <w:p w14:paraId="6BC07EAA" w14:textId="77777777" w:rsidR="0031348E" w:rsidRPr="006D1820" w:rsidRDefault="0031348E" w:rsidP="00C60F75">
            <w:pPr>
              <w:jc w:val="center"/>
            </w:pPr>
            <w:r>
              <w:t>yp</w:t>
            </w:r>
            <w:r w:rsidRPr="006D1820">
              <w:t>T3b N2</w:t>
            </w:r>
          </w:p>
        </w:tc>
        <w:tc>
          <w:tcPr>
            <w:tcW w:w="1568" w:type="dxa"/>
            <w:tcBorders>
              <w:top w:val="nil"/>
              <w:left w:val="nil"/>
              <w:bottom w:val="nil"/>
              <w:right w:val="nil"/>
            </w:tcBorders>
          </w:tcPr>
          <w:p w14:paraId="52C83492" w14:textId="77777777" w:rsidR="0031348E" w:rsidRPr="006D1820" w:rsidRDefault="0031348E" w:rsidP="00C60F75">
            <w:pPr>
              <w:jc w:val="center"/>
            </w:pPr>
            <w:r w:rsidRPr="006D1820">
              <w:rPr>
                <w:color w:val="000000"/>
              </w:rPr>
              <w:t>MP</w:t>
            </w:r>
          </w:p>
        </w:tc>
        <w:tc>
          <w:tcPr>
            <w:tcW w:w="2250" w:type="dxa"/>
            <w:tcBorders>
              <w:top w:val="nil"/>
              <w:left w:val="nil"/>
              <w:bottom w:val="nil"/>
              <w:right w:val="nil"/>
            </w:tcBorders>
          </w:tcPr>
          <w:p w14:paraId="6595A5C5" w14:textId="77777777" w:rsidR="0031348E" w:rsidRPr="006D1820" w:rsidRDefault="0031348E" w:rsidP="00C60F75">
            <w:pPr>
              <w:jc w:val="center"/>
              <w:rPr>
                <w:color w:val="000000"/>
              </w:rPr>
            </w:pPr>
            <w:r w:rsidRPr="006D1820">
              <w:rPr>
                <w:color w:val="000000"/>
              </w:rPr>
              <w:t>LumU</w:t>
            </w:r>
          </w:p>
        </w:tc>
        <w:tc>
          <w:tcPr>
            <w:tcW w:w="2528" w:type="dxa"/>
            <w:tcBorders>
              <w:top w:val="nil"/>
              <w:left w:val="nil"/>
              <w:bottom w:val="nil"/>
              <w:right w:val="nil"/>
            </w:tcBorders>
          </w:tcPr>
          <w:p w14:paraId="39056383" w14:textId="77777777" w:rsidR="0031348E" w:rsidRPr="006D1820" w:rsidRDefault="0031348E" w:rsidP="00C60F75">
            <w:pPr>
              <w:jc w:val="center"/>
            </w:pPr>
            <w:r w:rsidRPr="006D1820">
              <w:rPr>
                <w:color w:val="000000"/>
              </w:rPr>
              <w:t>CP, chemo</w:t>
            </w:r>
          </w:p>
        </w:tc>
        <w:tc>
          <w:tcPr>
            <w:tcW w:w="901" w:type="dxa"/>
            <w:tcBorders>
              <w:top w:val="nil"/>
              <w:left w:val="nil"/>
              <w:bottom w:val="nil"/>
              <w:right w:val="nil"/>
            </w:tcBorders>
          </w:tcPr>
          <w:p w14:paraId="1EC7767A" w14:textId="77777777" w:rsidR="0031348E" w:rsidRPr="006D1820" w:rsidRDefault="0031348E" w:rsidP="00C60F75">
            <w:pPr>
              <w:jc w:val="center"/>
            </w:pPr>
            <w:r w:rsidRPr="006D1820">
              <w:rPr>
                <w:color w:val="000000"/>
              </w:rPr>
              <w:t>DOD (17)</w:t>
            </w:r>
          </w:p>
        </w:tc>
      </w:tr>
      <w:tr w:rsidR="0031348E" w:rsidRPr="006D1820" w14:paraId="0D81809A" w14:textId="77777777" w:rsidTr="00C60F75">
        <w:trPr>
          <w:trHeight w:hRule="exact" w:val="494"/>
        </w:trPr>
        <w:tc>
          <w:tcPr>
            <w:tcW w:w="263" w:type="dxa"/>
            <w:tcBorders>
              <w:top w:val="nil"/>
              <w:left w:val="nil"/>
              <w:bottom w:val="nil"/>
              <w:right w:val="nil"/>
            </w:tcBorders>
            <w:hideMark/>
          </w:tcPr>
          <w:p w14:paraId="08D4F157" w14:textId="77777777" w:rsidR="0031348E" w:rsidRPr="006D1820" w:rsidRDefault="0031348E" w:rsidP="00C60F75">
            <w:pPr>
              <w:jc w:val="center"/>
            </w:pPr>
            <w:r w:rsidRPr="006D1820">
              <w:t>2</w:t>
            </w:r>
          </w:p>
        </w:tc>
        <w:tc>
          <w:tcPr>
            <w:tcW w:w="827" w:type="dxa"/>
            <w:tcBorders>
              <w:top w:val="nil"/>
              <w:left w:val="nil"/>
              <w:bottom w:val="nil"/>
              <w:right w:val="nil"/>
            </w:tcBorders>
          </w:tcPr>
          <w:p w14:paraId="6C3B52B2" w14:textId="77777777" w:rsidR="0031348E" w:rsidRPr="006D1820" w:rsidRDefault="0031348E" w:rsidP="00C60F75">
            <w:pPr>
              <w:jc w:val="center"/>
            </w:pPr>
            <w:r w:rsidRPr="006D1820">
              <w:rPr>
                <w:color w:val="000000"/>
              </w:rPr>
              <w:t>68</w:t>
            </w:r>
          </w:p>
        </w:tc>
        <w:tc>
          <w:tcPr>
            <w:tcW w:w="376" w:type="dxa"/>
            <w:tcBorders>
              <w:top w:val="nil"/>
              <w:left w:val="nil"/>
              <w:bottom w:val="nil"/>
              <w:right w:val="nil"/>
            </w:tcBorders>
          </w:tcPr>
          <w:p w14:paraId="3AE06A6E"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4E5FC9DD" w14:textId="77777777" w:rsidR="0031348E" w:rsidRPr="006D1820" w:rsidRDefault="0031348E" w:rsidP="00C60F75">
            <w:pPr>
              <w:jc w:val="center"/>
            </w:pPr>
            <w:r w:rsidRPr="006D1820">
              <w:t>CP</w:t>
            </w:r>
          </w:p>
        </w:tc>
        <w:tc>
          <w:tcPr>
            <w:tcW w:w="818" w:type="dxa"/>
            <w:tcBorders>
              <w:top w:val="nil"/>
              <w:left w:val="nil"/>
              <w:bottom w:val="nil"/>
              <w:right w:val="nil"/>
            </w:tcBorders>
          </w:tcPr>
          <w:p w14:paraId="4BCFFD33" w14:textId="77777777" w:rsidR="0031348E" w:rsidRPr="006D1820" w:rsidRDefault="0031348E" w:rsidP="00C60F75">
            <w:pPr>
              <w:jc w:val="center"/>
              <w:rPr>
                <w:color w:val="000000"/>
              </w:rPr>
            </w:pPr>
            <w:r w:rsidRPr="006D1820">
              <w:t>0.7</w:t>
            </w:r>
          </w:p>
        </w:tc>
        <w:tc>
          <w:tcPr>
            <w:tcW w:w="1034" w:type="dxa"/>
            <w:tcBorders>
              <w:top w:val="nil"/>
              <w:left w:val="nil"/>
              <w:bottom w:val="nil"/>
              <w:right w:val="nil"/>
            </w:tcBorders>
          </w:tcPr>
          <w:p w14:paraId="0531662C" w14:textId="77777777" w:rsidR="0031348E" w:rsidRPr="006D1820" w:rsidRDefault="0031348E" w:rsidP="00C60F75">
            <w:pPr>
              <w:jc w:val="center"/>
            </w:pPr>
            <w:r>
              <w:t>p</w:t>
            </w:r>
            <w:r w:rsidRPr="006D1820">
              <w:t>T2a N1</w:t>
            </w:r>
          </w:p>
        </w:tc>
        <w:tc>
          <w:tcPr>
            <w:tcW w:w="1568" w:type="dxa"/>
            <w:tcBorders>
              <w:top w:val="nil"/>
              <w:left w:val="nil"/>
              <w:bottom w:val="nil"/>
              <w:right w:val="nil"/>
            </w:tcBorders>
          </w:tcPr>
          <w:p w14:paraId="532954E3" w14:textId="77777777" w:rsidR="0031348E" w:rsidRPr="006D1820" w:rsidRDefault="0031348E" w:rsidP="00C60F75">
            <w:pPr>
              <w:jc w:val="center"/>
            </w:pPr>
            <w:r w:rsidRPr="006D1820">
              <w:rPr>
                <w:color w:val="000000"/>
              </w:rPr>
              <w:t>MP</w:t>
            </w:r>
          </w:p>
        </w:tc>
        <w:tc>
          <w:tcPr>
            <w:tcW w:w="2250" w:type="dxa"/>
            <w:tcBorders>
              <w:top w:val="nil"/>
              <w:left w:val="nil"/>
              <w:bottom w:val="nil"/>
              <w:right w:val="nil"/>
            </w:tcBorders>
          </w:tcPr>
          <w:p w14:paraId="73AA7D6D" w14:textId="77777777" w:rsidR="0031348E" w:rsidRPr="006D1820" w:rsidRDefault="0031348E" w:rsidP="00C60F75">
            <w:pPr>
              <w:jc w:val="center"/>
              <w:rPr>
                <w:color w:val="000000"/>
              </w:rPr>
            </w:pPr>
            <w:r w:rsidRPr="006D1820">
              <w:rPr>
                <w:color w:val="000000"/>
              </w:rPr>
              <w:t xml:space="preserve">LumU </w:t>
            </w:r>
          </w:p>
        </w:tc>
        <w:tc>
          <w:tcPr>
            <w:tcW w:w="2528" w:type="dxa"/>
            <w:tcBorders>
              <w:top w:val="nil"/>
              <w:left w:val="nil"/>
              <w:bottom w:val="nil"/>
              <w:right w:val="nil"/>
            </w:tcBorders>
          </w:tcPr>
          <w:p w14:paraId="6E9AAD30" w14:textId="77777777" w:rsidR="0031348E" w:rsidRPr="006D1820" w:rsidRDefault="0031348E" w:rsidP="00C60F75">
            <w:pPr>
              <w:jc w:val="center"/>
            </w:pPr>
            <w:r w:rsidRPr="006D1820">
              <w:rPr>
                <w:color w:val="000000"/>
              </w:rPr>
              <w:t xml:space="preserve">CP, chemo, </w:t>
            </w:r>
            <w:bookmarkStart w:id="100" w:name="_Hlk207619156"/>
            <w:r w:rsidRPr="006D1820">
              <w:rPr>
                <w:color w:val="000000"/>
              </w:rPr>
              <w:t>pembro</w:t>
            </w:r>
            <w:bookmarkEnd w:id="100"/>
          </w:p>
        </w:tc>
        <w:tc>
          <w:tcPr>
            <w:tcW w:w="901" w:type="dxa"/>
            <w:tcBorders>
              <w:top w:val="nil"/>
              <w:left w:val="nil"/>
              <w:bottom w:val="nil"/>
              <w:right w:val="nil"/>
            </w:tcBorders>
          </w:tcPr>
          <w:p w14:paraId="3EF30E89" w14:textId="77777777" w:rsidR="0031348E" w:rsidRPr="006D1820" w:rsidRDefault="0031348E" w:rsidP="00C60F75">
            <w:pPr>
              <w:jc w:val="center"/>
            </w:pPr>
            <w:r w:rsidRPr="006D1820">
              <w:rPr>
                <w:color w:val="000000"/>
              </w:rPr>
              <w:t>DOD (24)</w:t>
            </w:r>
          </w:p>
        </w:tc>
      </w:tr>
      <w:tr w:rsidR="0031348E" w:rsidRPr="006D1820" w14:paraId="217C2CA1" w14:textId="77777777" w:rsidTr="00C60F75">
        <w:trPr>
          <w:trHeight w:hRule="exact" w:val="494"/>
        </w:trPr>
        <w:tc>
          <w:tcPr>
            <w:tcW w:w="263" w:type="dxa"/>
            <w:tcBorders>
              <w:top w:val="nil"/>
              <w:left w:val="nil"/>
              <w:bottom w:val="nil"/>
              <w:right w:val="nil"/>
            </w:tcBorders>
            <w:hideMark/>
          </w:tcPr>
          <w:p w14:paraId="3C2F5DD3" w14:textId="77777777" w:rsidR="0031348E" w:rsidRPr="006D1820" w:rsidRDefault="0031348E" w:rsidP="00C60F75">
            <w:pPr>
              <w:jc w:val="center"/>
            </w:pPr>
            <w:r w:rsidRPr="006D1820">
              <w:t>3</w:t>
            </w:r>
          </w:p>
        </w:tc>
        <w:tc>
          <w:tcPr>
            <w:tcW w:w="827" w:type="dxa"/>
            <w:tcBorders>
              <w:top w:val="nil"/>
              <w:left w:val="nil"/>
              <w:bottom w:val="nil"/>
              <w:right w:val="nil"/>
            </w:tcBorders>
          </w:tcPr>
          <w:p w14:paraId="002F453E" w14:textId="77777777" w:rsidR="0031348E" w:rsidRPr="006D1820" w:rsidRDefault="0031348E" w:rsidP="00C60F75">
            <w:pPr>
              <w:jc w:val="center"/>
            </w:pPr>
            <w:r w:rsidRPr="006D1820">
              <w:rPr>
                <w:color w:val="000000"/>
              </w:rPr>
              <w:t>66</w:t>
            </w:r>
          </w:p>
        </w:tc>
        <w:tc>
          <w:tcPr>
            <w:tcW w:w="376" w:type="dxa"/>
            <w:tcBorders>
              <w:top w:val="nil"/>
              <w:left w:val="nil"/>
              <w:bottom w:val="nil"/>
              <w:right w:val="nil"/>
            </w:tcBorders>
          </w:tcPr>
          <w:p w14:paraId="308009FB"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3B0BAD57" w14:textId="77777777" w:rsidR="0031348E" w:rsidRPr="006D1820" w:rsidRDefault="0031348E" w:rsidP="00C60F75">
            <w:pPr>
              <w:jc w:val="center"/>
            </w:pPr>
            <w:r w:rsidRPr="006D1820">
              <w:t>CP</w:t>
            </w:r>
          </w:p>
        </w:tc>
        <w:tc>
          <w:tcPr>
            <w:tcW w:w="818" w:type="dxa"/>
            <w:tcBorders>
              <w:top w:val="nil"/>
              <w:left w:val="nil"/>
              <w:bottom w:val="nil"/>
              <w:right w:val="nil"/>
            </w:tcBorders>
          </w:tcPr>
          <w:p w14:paraId="4A05AB96" w14:textId="77777777" w:rsidR="0031348E" w:rsidRPr="006D1820" w:rsidRDefault="0031348E" w:rsidP="00C60F75">
            <w:pPr>
              <w:jc w:val="center"/>
              <w:rPr>
                <w:color w:val="000000"/>
              </w:rPr>
            </w:pPr>
            <w:r w:rsidRPr="006D1820">
              <w:t>4.5</w:t>
            </w:r>
          </w:p>
        </w:tc>
        <w:tc>
          <w:tcPr>
            <w:tcW w:w="1034" w:type="dxa"/>
            <w:tcBorders>
              <w:top w:val="nil"/>
              <w:left w:val="nil"/>
              <w:bottom w:val="nil"/>
              <w:right w:val="nil"/>
            </w:tcBorders>
          </w:tcPr>
          <w:p w14:paraId="5694702F" w14:textId="77777777" w:rsidR="0031348E" w:rsidRPr="006D1820" w:rsidRDefault="0031348E" w:rsidP="00C60F75">
            <w:pPr>
              <w:jc w:val="center"/>
            </w:pPr>
            <w:r>
              <w:t>p</w:t>
            </w:r>
            <w:r w:rsidRPr="006D1820">
              <w:t xml:space="preserve">T4b N1 </w:t>
            </w:r>
          </w:p>
        </w:tc>
        <w:tc>
          <w:tcPr>
            <w:tcW w:w="1568" w:type="dxa"/>
            <w:tcBorders>
              <w:top w:val="nil"/>
              <w:left w:val="nil"/>
              <w:bottom w:val="nil"/>
              <w:right w:val="nil"/>
            </w:tcBorders>
          </w:tcPr>
          <w:p w14:paraId="17A09AFC" w14:textId="77777777" w:rsidR="0031348E" w:rsidRPr="006D1820" w:rsidRDefault="0031348E" w:rsidP="00C60F75">
            <w:pPr>
              <w:jc w:val="center"/>
            </w:pPr>
            <w:r w:rsidRPr="006D1820">
              <w:rPr>
                <w:color w:val="000000"/>
              </w:rPr>
              <w:t xml:space="preserve">MP; </w:t>
            </w:r>
            <w:bookmarkStart w:id="101" w:name="_Hlk207618066"/>
            <w:r w:rsidRPr="006D1820">
              <w:rPr>
                <w:color w:val="000000"/>
              </w:rPr>
              <w:t>CIUC</w:t>
            </w:r>
            <w:bookmarkEnd w:id="101"/>
          </w:p>
        </w:tc>
        <w:tc>
          <w:tcPr>
            <w:tcW w:w="2250" w:type="dxa"/>
            <w:tcBorders>
              <w:top w:val="nil"/>
              <w:left w:val="nil"/>
              <w:bottom w:val="nil"/>
              <w:right w:val="nil"/>
            </w:tcBorders>
          </w:tcPr>
          <w:p w14:paraId="07667C35" w14:textId="77777777" w:rsidR="0031348E" w:rsidRPr="006D1820" w:rsidRDefault="0031348E" w:rsidP="00C60F75">
            <w:pPr>
              <w:jc w:val="center"/>
              <w:rPr>
                <w:color w:val="000000"/>
              </w:rPr>
            </w:pPr>
            <w:r w:rsidRPr="006D1820">
              <w:rPr>
                <w:color w:val="000000"/>
              </w:rPr>
              <w:t>NA</w:t>
            </w:r>
            <w:r w:rsidRPr="006D1820">
              <w:rPr>
                <w:vertAlign w:val="superscript"/>
              </w:rPr>
              <w:t>1</w:t>
            </w:r>
            <w:r w:rsidRPr="006D1820">
              <w:rPr>
                <w:color w:val="000000"/>
              </w:rPr>
              <w:t>; LumP</w:t>
            </w:r>
          </w:p>
        </w:tc>
        <w:tc>
          <w:tcPr>
            <w:tcW w:w="2528" w:type="dxa"/>
            <w:tcBorders>
              <w:top w:val="nil"/>
              <w:left w:val="nil"/>
              <w:bottom w:val="nil"/>
              <w:right w:val="nil"/>
            </w:tcBorders>
          </w:tcPr>
          <w:p w14:paraId="01B7BBC0" w14:textId="77777777" w:rsidR="0031348E" w:rsidRPr="006D1820" w:rsidRDefault="0031348E" w:rsidP="00C60F75">
            <w:pPr>
              <w:jc w:val="center"/>
            </w:pPr>
            <w:r w:rsidRPr="006D1820">
              <w:rPr>
                <w:color w:val="000000"/>
              </w:rPr>
              <w:t>CP, chemo, RT</w:t>
            </w:r>
          </w:p>
        </w:tc>
        <w:tc>
          <w:tcPr>
            <w:tcW w:w="901" w:type="dxa"/>
            <w:tcBorders>
              <w:top w:val="nil"/>
              <w:left w:val="nil"/>
              <w:bottom w:val="nil"/>
              <w:right w:val="nil"/>
            </w:tcBorders>
          </w:tcPr>
          <w:p w14:paraId="00AA5499" w14:textId="77777777" w:rsidR="0031348E" w:rsidRPr="006D1820" w:rsidRDefault="0031348E" w:rsidP="00C60F75">
            <w:pPr>
              <w:jc w:val="center"/>
            </w:pPr>
            <w:r w:rsidRPr="006D1820">
              <w:rPr>
                <w:color w:val="000000"/>
              </w:rPr>
              <w:t>DOD (14)</w:t>
            </w:r>
          </w:p>
        </w:tc>
      </w:tr>
      <w:tr w:rsidR="0031348E" w:rsidRPr="006D1820" w14:paraId="1BBE0B71" w14:textId="77777777" w:rsidTr="00C60F75">
        <w:trPr>
          <w:trHeight w:hRule="exact" w:val="493"/>
        </w:trPr>
        <w:tc>
          <w:tcPr>
            <w:tcW w:w="263" w:type="dxa"/>
            <w:tcBorders>
              <w:top w:val="nil"/>
              <w:left w:val="nil"/>
              <w:bottom w:val="nil"/>
              <w:right w:val="nil"/>
            </w:tcBorders>
            <w:hideMark/>
          </w:tcPr>
          <w:p w14:paraId="33C8EC0F" w14:textId="77777777" w:rsidR="0031348E" w:rsidRPr="006D1820" w:rsidRDefault="0031348E" w:rsidP="00C60F75">
            <w:pPr>
              <w:jc w:val="center"/>
            </w:pPr>
            <w:r w:rsidRPr="006D1820">
              <w:t>4</w:t>
            </w:r>
          </w:p>
        </w:tc>
        <w:tc>
          <w:tcPr>
            <w:tcW w:w="827" w:type="dxa"/>
            <w:tcBorders>
              <w:top w:val="nil"/>
              <w:left w:val="nil"/>
              <w:bottom w:val="nil"/>
              <w:right w:val="nil"/>
            </w:tcBorders>
          </w:tcPr>
          <w:p w14:paraId="3E14BE66" w14:textId="77777777" w:rsidR="0031348E" w:rsidRPr="006D1820" w:rsidRDefault="0031348E" w:rsidP="00C60F75">
            <w:pPr>
              <w:jc w:val="center"/>
            </w:pPr>
            <w:r w:rsidRPr="006D1820">
              <w:rPr>
                <w:color w:val="000000"/>
              </w:rPr>
              <w:t>65</w:t>
            </w:r>
          </w:p>
        </w:tc>
        <w:tc>
          <w:tcPr>
            <w:tcW w:w="376" w:type="dxa"/>
            <w:tcBorders>
              <w:top w:val="nil"/>
              <w:left w:val="nil"/>
              <w:bottom w:val="nil"/>
              <w:right w:val="nil"/>
            </w:tcBorders>
          </w:tcPr>
          <w:p w14:paraId="3CD92110"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70D6486A" w14:textId="77777777" w:rsidR="0031348E" w:rsidRPr="006D1820" w:rsidRDefault="0031348E" w:rsidP="00C60F75">
            <w:pPr>
              <w:jc w:val="center"/>
            </w:pPr>
            <w:r w:rsidRPr="006D1820">
              <w:t>Partial CT</w:t>
            </w:r>
          </w:p>
        </w:tc>
        <w:tc>
          <w:tcPr>
            <w:tcW w:w="818" w:type="dxa"/>
            <w:tcBorders>
              <w:top w:val="nil"/>
              <w:left w:val="nil"/>
              <w:bottom w:val="nil"/>
              <w:right w:val="nil"/>
            </w:tcBorders>
          </w:tcPr>
          <w:p w14:paraId="67A4F009" w14:textId="77777777" w:rsidR="0031348E" w:rsidRPr="006D1820" w:rsidRDefault="0031348E" w:rsidP="00C60F75">
            <w:pPr>
              <w:jc w:val="center"/>
              <w:rPr>
                <w:color w:val="000000"/>
              </w:rPr>
            </w:pPr>
            <w:r w:rsidRPr="006D1820">
              <w:t>5.6</w:t>
            </w:r>
          </w:p>
        </w:tc>
        <w:tc>
          <w:tcPr>
            <w:tcW w:w="1034" w:type="dxa"/>
            <w:tcBorders>
              <w:top w:val="nil"/>
              <w:left w:val="nil"/>
              <w:bottom w:val="nil"/>
              <w:right w:val="nil"/>
            </w:tcBorders>
          </w:tcPr>
          <w:p w14:paraId="3D9967E8" w14:textId="77777777" w:rsidR="0031348E" w:rsidRPr="006D1820" w:rsidRDefault="0031348E" w:rsidP="00C60F75">
            <w:pPr>
              <w:jc w:val="center"/>
            </w:pPr>
            <w:r>
              <w:t>p</w:t>
            </w:r>
            <w:r w:rsidRPr="006D1820">
              <w:t>T3b N1</w:t>
            </w:r>
          </w:p>
        </w:tc>
        <w:tc>
          <w:tcPr>
            <w:tcW w:w="1568" w:type="dxa"/>
            <w:tcBorders>
              <w:top w:val="nil"/>
              <w:left w:val="nil"/>
              <w:bottom w:val="nil"/>
              <w:right w:val="nil"/>
            </w:tcBorders>
          </w:tcPr>
          <w:p w14:paraId="4133F291" w14:textId="77777777" w:rsidR="0031348E" w:rsidRPr="006D1820" w:rsidRDefault="0031348E" w:rsidP="00C60F75">
            <w:pPr>
              <w:jc w:val="center"/>
            </w:pPr>
            <w:r w:rsidRPr="006D1820">
              <w:rPr>
                <w:color w:val="000000"/>
              </w:rPr>
              <w:t>MP; PUC</w:t>
            </w:r>
          </w:p>
        </w:tc>
        <w:tc>
          <w:tcPr>
            <w:tcW w:w="2250" w:type="dxa"/>
            <w:tcBorders>
              <w:top w:val="nil"/>
              <w:left w:val="nil"/>
              <w:bottom w:val="nil"/>
              <w:right w:val="nil"/>
            </w:tcBorders>
          </w:tcPr>
          <w:p w14:paraId="00ED82DD" w14:textId="77777777" w:rsidR="0031348E" w:rsidRPr="006D1820" w:rsidRDefault="0031348E" w:rsidP="00C60F75">
            <w:pPr>
              <w:jc w:val="center"/>
              <w:rPr>
                <w:color w:val="000000"/>
              </w:rPr>
            </w:pPr>
            <w:r w:rsidRPr="006D1820">
              <w:rPr>
                <w:color w:val="000000"/>
              </w:rPr>
              <w:t>LumP; LumP</w:t>
            </w:r>
          </w:p>
        </w:tc>
        <w:tc>
          <w:tcPr>
            <w:tcW w:w="2528" w:type="dxa"/>
            <w:tcBorders>
              <w:top w:val="nil"/>
              <w:left w:val="nil"/>
              <w:bottom w:val="nil"/>
              <w:right w:val="nil"/>
            </w:tcBorders>
          </w:tcPr>
          <w:p w14:paraId="32C21820" w14:textId="77777777" w:rsidR="0031348E" w:rsidRPr="006D1820" w:rsidRDefault="0031348E" w:rsidP="00C60F75">
            <w:pPr>
              <w:jc w:val="center"/>
            </w:pPr>
            <w:r w:rsidRPr="006D1820">
              <w:rPr>
                <w:color w:val="000000"/>
              </w:rPr>
              <w:t>Partial CT</w:t>
            </w:r>
          </w:p>
        </w:tc>
        <w:tc>
          <w:tcPr>
            <w:tcW w:w="901" w:type="dxa"/>
            <w:tcBorders>
              <w:top w:val="nil"/>
              <w:left w:val="nil"/>
              <w:bottom w:val="nil"/>
              <w:right w:val="nil"/>
            </w:tcBorders>
          </w:tcPr>
          <w:p w14:paraId="5B24542C" w14:textId="77777777" w:rsidR="0031348E" w:rsidRPr="006D1820" w:rsidRDefault="0031348E" w:rsidP="00C60F75">
            <w:pPr>
              <w:jc w:val="center"/>
            </w:pPr>
            <w:r w:rsidRPr="006D1820">
              <w:rPr>
                <w:color w:val="000000"/>
              </w:rPr>
              <w:t>AWM (135)</w:t>
            </w:r>
          </w:p>
        </w:tc>
      </w:tr>
      <w:tr w:rsidR="0031348E" w:rsidRPr="006D1820" w14:paraId="0E9F6B61" w14:textId="77777777" w:rsidTr="00C60F75">
        <w:trPr>
          <w:trHeight w:hRule="exact" w:val="494"/>
        </w:trPr>
        <w:tc>
          <w:tcPr>
            <w:tcW w:w="263" w:type="dxa"/>
            <w:tcBorders>
              <w:top w:val="nil"/>
              <w:left w:val="nil"/>
              <w:bottom w:val="nil"/>
              <w:right w:val="nil"/>
            </w:tcBorders>
            <w:hideMark/>
          </w:tcPr>
          <w:p w14:paraId="64C9BBF9" w14:textId="77777777" w:rsidR="0031348E" w:rsidRPr="006D1820" w:rsidRDefault="0031348E" w:rsidP="00C60F75">
            <w:pPr>
              <w:jc w:val="center"/>
            </w:pPr>
            <w:r w:rsidRPr="006D1820">
              <w:t>5</w:t>
            </w:r>
          </w:p>
        </w:tc>
        <w:tc>
          <w:tcPr>
            <w:tcW w:w="827" w:type="dxa"/>
            <w:tcBorders>
              <w:top w:val="nil"/>
              <w:left w:val="nil"/>
              <w:bottom w:val="nil"/>
              <w:right w:val="nil"/>
            </w:tcBorders>
          </w:tcPr>
          <w:p w14:paraId="2A3D3C10" w14:textId="77777777" w:rsidR="0031348E" w:rsidRPr="006D1820" w:rsidRDefault="0031348E" w:rsidP="00C60F75">
            <w:pPr>
              <w:jc w:val="center"/>
            </w:pPr>
            <w:r w:rsidRPr="006D1820">
              <w:rPr>
                <w:color w:val="000000"/>
              </w:rPr>
              <w:t>56</w:t>
            </w:r>
          </w:p>
        </w:tc>
        <w:tc>
          <w:tcPr>
            <w:tcW w:w="376" w:type="dxa"/>
            <w:tcBorders>
              <w:top w:val="nil"/>
              <w:left w:val="nil"/>
              <w:bottom w:val="nil"/>
              <w:right w:val="nil"/>
            </w:tcBorders>
          </w:tcPr>
          <w:p w14:paraId="0A360E47"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56CE72D0" w14:textId="77777777" w:rsidR="0031348E" w:rsidRPr="006D1820" w:rsidRDefault="0031348E" w:rsidP="00C60F75">
            <w:pPr>
              <w:jc w:val="center"/>
            </w:pPr>
            <w:r w:rsidRPr="006D1820">
              <w:t>CP</w:t>
            </w:r>
          </w:p>
        </w:tc>
        <w:tc>
          <w:tcPr>
            <w:tcW w:w="818" w:type="dxa"/>
            <w:tcBorders>
              <w:top w:val="nil"/>
              <w:left w:val="nil"/>
              <w:bottom w:val="nil"/>
              <w:right w:val="nil"/>
            </w:tcBorders>
          </w:tcPr>
          <w:p w14:paraId="4917782B" w14:textId="77777777" w:rsidR="0031348E" w:rsidRPr="006D1820" w:rsidRDefault="0031348E" w:rsidP="00C60F75">
            <w:pPr>
              <w:jc w:val="center"/>
              <w:rPr>
                <w:color w:val="000000"/>
              </w:rPr>
            </w:pPr>
            <w:r w:rsidRPr="006D1820">
              <w:t>3</w:t>
            </w:r>
          </w:p>
        </w:tc>
        <w:tc>
          <w:tcPr>
            <w:tcW w:w="1034" w:type="dxa"/>
            <w:tcBorders>
              <w:top w:val="nil"/>
              <w:left w:val="nil"/>
              <w:bottom w:val="nil"/>
              <w:right w:val="nil"/>
            </w:tcBorders>
          </w:tcPr>
          <w:p w14:paraId="2469E4F6" w14:textId="77777777" w:rsidR="0031348E" w:rsidRPr="006D1820" w:rsidRDefault="0031348E" w:rsidP="00C60F75">
            <w:pPr>
              <w:jc w:val="center"/>
            </w:pPr>
            <w:r>
              <w:t>p</w:t>
            </w:r>
            <w:r w:rsidRPr="006D1820">
              <w:t>T4a N0</w:t>
            </w:r>
          </w:p>
        </w:tc>
        <w:tc>
          <w:tcPr>
            <w:tcW w:w="1568" w:type="dxa"/>
            <w:tcBorders>
              <w:top w:val="nil"/>
              <w:left w:val="nil"/>
              <w:bottom w:val="nil"/>
              <w:right w:val="nil"/>
            </w:tcBorders>
          </w:tcPr>
          <w:p w14:paraId="0D8174F5" w14:textId="77777777" w:rsidR="0031348E" w:rsidRPr="006D1820" w:rsidRDefault="0031348E" w:rsidP="00C60F75">
            <w:pPr>
              <w:jc w:val="center"/>
            </w:pPr>
            <w:r w:rsidRPr="006D1820">
              <w:rPr>
                <w:color w:val="000000"/>
              </w:rPr>
              <w:t>MP; CIUC</w:t>
            </w:r>
          </w:p>
        </w:tc>
        <w:tc>
          <w:tcPr>
            <w:tcW w:w="2250" w:type="dxa"/>
            <w:tcBorders>
              <w:top w:val="nil"/>
              <w:left w:val="nil"/>
              <w:bottom w:val="nil"/>
              <w:right w:val="nil"/>
            </w:tcBorders>
          </w:tcPr>
          <w:p w14:paraId="3A708856" w14:textId="77777777" w:rsidR="0031348E" w:rsidRPr="006D1820" w:rsidRDefault="0031348E" w:rsidP="00C60F75">
            <w:pPr>
              <w:jc w:val="center"/>
              <w:rPr>
                <w:color w:val="000000"/>
              </w:rPr>
            </w:pPr>
            <w:r w:rsidRPr="006D1820">
              <w:rPr>
                <w:color w:val="000000"/>
              </w:rPr>
              <w:t>LumNS, LumP</w:t>
            </w:r>
          </w:p>
        </w:tc>
        <w:tc>
          <w:tcPr>
            <w:tcW w:w="2528" w:type="dxa"/>
            <w:tcBorders>
              <w:top w:val="nil"/>
              <w:left w:val="nil"/>
              <w:bottom w:val="nil"/>
              <w:right w:val="nil"/>
            </w:tcBorders>
          </w:tcPr>
          <w:p w14:paraId="0A2B20F7" w14:textId="77777777" w:rsidR="0031348E" w:rsidRPr="006D1820" w:rsidRDefault="0031348E" w:rsidP="00C60F75">
            <w:pPr>
              <w:jc w:val="center"/>
            </w:pPr>
            <w:r w:rsidRPr="006D1820">
              <w:rPr>
                <w:color w:val="000000"/>
              </w:rPr>
              <w:t>CP, chemo, RT</w:t>
            </w:r>
          </w:p>
        </w:tc>
        <w:tc>
          <w:tcPr>
            <w:tcW w:w="901" w:type="dxa"/>
            <w:tcBorders>
              <w:top w:val="nil"/>
              <w:left w:val="nil"/>
              <w:bottom w:val="nil"/>
              <w:right w:val="nil"/>
            </w:tcBorders>
          </w:tcPr>
          <w:p w14:paraId="339C4F6A" w14:textId="77777777" w:rsidR="0031348E" w:rsidRPr="006D1820" w:rsidRDefault="0031348E" w:rsidP="00C60F75">
            <w:pPr>
              <w:jc w:val="center"/>
            </w:pPr>
            <w:r w:rsidRPr="006D1820">
              <w:rPr>
                <w:color w:val="000000"/>
              </w:rPr>
              <w:t>DOD (69)</w:t>
            </w:r>
          </w:p>
        </w:tc>
      </w:tr>
      <w:tr w:rsidR="0031348E" w:rsidRPr="006D1820" w14:paraId="3B1A602D" w14:textId="77777777" w:rsidTr="00C60F75">
        <w:trPr>
          <w:trHeight w:hRule="exact" w:val="495"/>
        </w:trPr>
        <w:tc>
          <w:tcPr>
            <w:tcW w:w="263" w:type="dxa"/>
            <w:tcBorders>
              <w:top w:val="nil"/>
              <w:left w:val="nil"/>
              <w:bottom w:val="nil"/>
              <w:right w:val="nil"/>
            </w:tcBorders>
            <w:hideMark/>
          </w:tcPr>
          <w:p w14:paraId="14E721DC" w14:textId="77777777" w:rsidR="0031348E" w:rsidRPr="006D1820" w:rsidRDefault="0031348E" w:rsidP="00C60F75">
            <w:pPr>
              <w:jc w:val="center"/>
            </w:pPr>
            <w:r w:rsidRPr="006D1820">
              <w:t>6</w:t>
            </w:r>
          </w:p>
        </w:tc>
        <w:tc>
          <w:tcPr>
            <w:tcW w:w="827" w:type="dxa"/>
            <w:tcBorders>
              <w:top w:val="nil"/>
              <w:left w:val="nil"/>
              <w:bottom w:val="nil"/>
              <w:right w:val="nil"/>
            </w:tcBorders>
          </w:tcPr>
          <w:p w14:paraId="020AC28D" w14:textId="77777777" w:rsidR="0031348E" w:rsidRPr="006D1820" w:rsidRDefault="0031348E" w:rsidP="00C60F75">
            <w:pPr>
              <w:jc w:val="center"/>
            </w:pPr>
            <w:r w:rsidRPr="006D1820">
              <w:rPr>
                <w:color w:val="000000"/>
              </w:rPr>
              <w:t>65</w:t>
            </w:r>
          </w:p>
        </w:tc>
        <w:tc>
          <w:tcPr>
            <w:tcW w:w="376" w:type="dxa"/>
            <w:tcBorders>
              <w:top w:val="nil"/>
              <w:left w:val="nil"/>
              <w:bottom w:val="nil"/>
              <w:right w:val="nil"/>
            </w:tcBorders>
          </w:tcPr>
          <w:p w14:paraId="71D65597"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469E6ECE" w14:textId="77777777" w:rsidR="0031348E" w:rsidRPr="006D1820" w:rsidRDefault="0031348E" w:rsidP="00C60F75">
            <w:pPr>
              <w:jc w:val="center"/>
            </w:pPr>
            <w:r w:rsidRPr="006D1820">
              <w:t>CP</w:t>
            </w:r>
          </w:p>
        </w:tc>
        <w:tc>
          <w:tcPr>
            <w:tcW w:w="818" w:type="dxa"/>
            <w:tcBorders>
              <w:top w:val="nil"/>
              <w:left w:val="nil"/>
              <w:bottom w:val="nil"/>
              <w:right w:val="nil"/>
            </w:tcBorders>
          </w:tcPr>
          <w:p w14:paraId="470DA370" w14:textId="77777777" w:rsidR="0031348E" w:rsidRPr="006D1820" w:rsidRDefault="0031348E" w:rsidP="00C60F75">
            <w:pPr>
              <w:jc w:val="center"/>
              <w:rPr>
                <w:color w:val="000000"/>
              </w:rPr>
            </w:pPr>
            <w:r w:rsidRPr="006D1820">
              <w:t>5</w:t>
            </w:r>
          </w:p>
        </w:tc>
        <w:tc>
          <w:tcPr>
            <w:tcW w:w="1034" w:type="dxa"/>
            <w:tcBorders>
              <w:top w:val="nil"/>
              <w:left w:val="nil"/>
              <w:bottom w:val="nil"/>
              <w:right w:val="nil"/>
            </w:tcBorders>
          </w:tcPr>
          <w:p w14:paraId="7143C7EA" w14:textId="77777777" w:rsidR="0031348E" w:rsidRPr="006D1820" w:rsidRDefault="0031348E" w:rsidP="00C60F75">
            <w:pPr>
              <w:jc w:val="center"/>
            </w:pPr>
            <w:r>
              <w:t>p</w:t>
            </w:r>
            <w:r w:rsidRPr="006D1820">
              <w:t>T3b N0</w:t>
            </w:r>
          </w:p>
        </w:tc>
        <w:tc>
          <w:tcPr>
            <w:tcW w:w="1568" w:type="dxa"/>
            <w:tcBorders>
              <w:top w:val="nil"/>
              <w:left w:val="nil"/>
              <w:bottom w:val="nil"/>
              <w:right w:val="nil"/>
            </w:tcBorders>
          </w:tcPr>
          <w:p w14:paraId="5059601B" w14:textId="77777777" w:rsidR="0031348E" w:rsidRPr="006D1820" w:rsidRDefault="0031348E" w:rsidP="00C60F75">
            <w:pPr>
              <w:jc w:val="center"/>
            </w:pPr>
            <w:r w:rsidRPr="006D1820">
              <w:rPr>
                <w:color w:val="000000"/>
              </w:rPr>
              <w:t>PC; UCIS</w:t>
            </w:r>
          </w:p>
        </w:tc>
        <w:tc>
          <w:tcPr>
            <w:tcW w:w="2250" w:type="dxa"/>
            <w:tcBorders>
              <w:top w:val="nil"/>
              <w:left w:val="nil"/>
              <w:bottom w:val="nil"/>
              <w:right w:val="nil"/>
            </w:tcBorders>
          </w:tcPr>
          <w:p w14:paraId="0FC8CEA4" w14:textId="77777777" w:rsidR="0031348E" w:rsidRPr="006D1820" w:rsidRDefault="0031348E" w:rsidP="00C60F75">
            <w:pPr>
              <w:jc w:val="center"/>
              <w:rPr>
                <w:color w:val="000000"/>
              </w:rPr>
            </w:pPr>
            <w:r w:rsidRPr="006D1820">
              <w:rPr>
                <w:color w:val="000000"/>
              </w:rPr>
              <w:t>Stroma-rich; LumU</w:t>
            </w:r>
          </w:p>
        </w:tc>
        <w:tc>
          <w:tcPr>
            <w:tcW w:w="2528" w:type="dxa"/>
            <w:tcBorders>
              <w:top w:val="nil"/>
              <w:left w:val="nil"/>
              <w:bottom w:val="nil"/>
              <w:right w:val="nil"/>
            </w:tcBorders>
          </w:tcPr>
          <w:p w14:paraId="25AC3376" w14:textId="77777777" w:rsidR="0031348E" w:rsidRPr="006D1820" w:rsidRDefault="0031348E" w:rsidP="00C60F75">
            <w:pPr>
              <w:jc w:val="center"/>
            </w:pPr>
            <w:r w:rsidRPr="006D1820">
              <w:rPr>
                <w:color w:val="000000"/>
              </w:rPr>
              <w:t>CP, chemo, nivolumab</w:t>
            </w:r>
          </w:p>
        </w:tc>
        <w:tc>
          <w:tcPr>
            <w:tcW w:w="901" w:type="dxa"/>
            <w:tcBorders>
              <w:top w:val="nil"/>
              <w:left w:val="nil"/>
              <w:bottom w:val="nil"/>
              <w:right w:val="nil"/>
            </w:tcBorders>
          </w:tcPr>
          <w:p w14:paraId="5A3EED17" w14:textId="77777777" w:rsidR="0031348E" w:rsidRPr="006D1820" w:rsidRDefault="0031348E" w:rsidP="00C60F75">
            <w:pPr>
              <w:jc w:val="center"/>
            </w:pPr>
            <w:r w:rsidRPr="006D1820">
              <w:rPr>
                <w:color w:val="000000"/>
              </w:rPr>
              <w:t>AWM (49)</w:t>
            </w:r>
          </w:p>
        </w:tc>
      </w:tr>
      <w:tr w:rsidR="0031348E" w:rsidRPr="006D1820" w14:paraId="7B254D39" w14:textId="77777777" w:rsidTr="00C60F75">
        <w:trPr>
          <w:trHeight w:hRule="exact" w:val="619"/>
        </w:trPr>
        <w:tc>
          <w:tcPr>
            <w:tcW w:w="263" w:type="dxa"/>
            <w:tcBorders>
              <w:top w:val="nil"/>
              <w:left w:val="nil"/>
              <w:bottom w:val="nil"/>
              <w:right w:val="nil"/>
            </w:tcBorders>
            <w:hideMark/>
          </w:tcPr>
          <w:p w14:paraId="7DE8697F" w14:textId="77777777" w:rsidR="0031348E" w:rsidRPr="006D1820" w:rsidRDefault="0031348E" w:rsidP="00C60F75">
            <w:pPr>
              <w:jc w:val="center"/>
            </w:pPr>
            <w:r w:rsidRPr="006D1820">
              <w:t>7</w:t>
            </w:r>
          </w:p>
        </w:tc>
        <w:tc>
          <w:tcPr>
            <w:tcW w:w="827" w:type="dxa"/>
            <w:tcBorders>
              <w:top w:val="nil"/>
              <w:left w:val="nil"/>
              <w:bottom w:val="nil"/>
              <w:right w:val="nil"/>
            </w:tcBorders>
          </w:tcPr>
          <w:p w14:paraId="58243475" w14:textId="77777777" w:rsidR="0031348E" w:rsidRPr="006D1820" w:rsidRDefault="0031348E" w:rsidP="00C60F75">
            <w:pPr>
              <w:jc w:val="center"/>
            </w:pPr>
            <w:r w:rsidRPr="006D1820">
              <w:rPr>
                <w:color w:val="000000"/>
              </w:rPr>
              <w:t>69</w:t>
            </w:r>
          </w:p>
        </w:tc>
        <w:tc>
          <w:tcPr>
            <w:tcW w:w="376" w:type="dxa"/>
            <w:tcBorders>
              <w:top w:val="nil"/>
              <w:left w:val="nil"/>
              <w:bottom w:val="nil"/>
              <w:right w:val="nil"/>
            </w:tcBorders>
          </w:tcPr>
          <w:p w14:paraId="7FFD4823"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32C56C8A" w14:textId="77777777" w:rsidR="0031348E" w:rsidRPr="006D1820" w:rsidRDefault="0031348E" w:rsidP="00C60F75">
            <w:pPr>
              <w:jc w:val="center"/>
            </w:pPr>
            <w:r w:rsidRPr="006D1820">
              <w:t>CP</w:t>
            </w:r>
          </w:p>
        </w:tc>
        <w:tc>
          <w:tcPr>
            <w:tcW w:w="818" w:type="dxa"/>
            <w:tcBorders>
              <w:top w:val="nil"/>
              <w:left w:val="nil"/>
              <w:bottom w:val="nil"/>
              <w:right w:val="nil"/>
            </w:tcBorders>
          </w:tcPr>
          <w:p w14:paraId="5AE1AD7E" w14:textId="77777777" w:rsidR="0031348E" w:rsidRPr="006D1820" w:rsidRDefault="0031348E" w:rsidP="00C60F75">
            <w:pPr>
              <w:jc w:val="center"/>
              <w:rPr>
                <w:color w:val="000000"/>
              </w:rPr>
            </w:pPr>
            <w:r w:rsidRPr="006D1820">
              <w:t>5.4</w:t>
            </w:r>
          </w:p>
        </w:tc>
        <w:tc>
          <w:tcPr>
            <w:tcW w:w="1034" w:type="dxa"/>
            <w:tcBorders>
              <w:top w:val="nil"/>
              <w:left w:val="nil"/>
              <w:bottom w:val="nil"/>
              <w:right w:val="nil"/>
            </w:tcBorders>
          </w:tcPr>
          <w:p w14:paraId="1EC99FEE" w14:textId="77777777" w:rsidR="0031348E" w:rsidRPr="006D1820" w:rsidRDefault="0031348E" w:rsidP="00C60F75">
            <w:pPr>
              <w:jc w:val="center"/>
            </w:pPr>
            <w:r>
              <w:t>yp</w:t>
            </w:r>
            <w:r w:rsidRPr="006D1820">
              <w:t>T3a N1</w:t>
            </w:r>
          </w:p>
        </w:tc>
        <w:tc>
          <w:tcPr>
            <w:tcW w:w="1568" w:type="dxa"/>
            <w:tcBorders>
              <w:top w:val="nil"/>
              <w:left w:val="nil"/>
              <w:bottom w:val="nil"/>
              <w:right w:val="nil"/>
            </w:tcBorders>
          </w:tcPr>
          <w:p w14:paraId="3809292E" w14:textId="77777777" w:rsidR="0031348E" w:rsidRPr="006D1820" w:rsidRDefault="0031348E" w:rsidP="00C60F75">
            <w:pPr>
              <w:jc w:val="center"/>
            </w:pPr>
            <w:r w:rsidRPr="006D1820">
              <w:rPr>
                <w:color w:val="000000"/>
              </w:rPr>
              <w:t>PC</w:t>
            </w:r>
          </w:p>
        </w:tc>
        <w:tc>
          <w:tcPr>
            <w:tcW w:w="2250" w:type="dxa"/>
            <w:tcBorders>
              <w:top w:val="nil"/>
              <w:left w:val="nil"/>
              <w:bottom w:val="nil"/>
              <w:right w:val="nil"/>
            </w:tcBorders>
          </w:tcPr>
          <w:p w14:paraId="527D9AA2" w14:textId="77777777" w:rsidR="0031348E" w:rsidRPr="006D1820" w:rsidRDefault="0031348E" w:rsidP="00C60F75">
            <w:pPr>
              <w:jc w:val="center"/>
              <w:rPr>
                <w:color w:val="000000"/>
              </w:rPr>
            </w:pPr>
            <w:r w:rsidRPr="006D1820">
              <w:rPr>
                <w:color w:val="000000"/>
              </w:rPr>
              <w:t>Stroma-rich</w:t>
            </w:r>
          </w:p>
        </w:tc>
        <w:tc>
          <w:tcPr>
            <w:tcW w:w="2528" w:type="dxa"/>
            <w:tcBorders>
              <w:top w:val="nil"/>
              <w:left w:val="nil"/>
              <w:bottom w:val="nil"/>
              <w:right w:val="nil"/>
            </w:tcBorders>
          </w:tcPr>
          <w:p w14:paraId="37A21949" w14:textId="77777777" w:rsidR="0031348E" w:rsidRPr="006D1820" w:rsidRDefault="0031348E" w:rsidP="00C60F75">
            <w:pPr>
              <w:jc w:val="center"/>
            </w:pPr>
            <w:r w:rsidRPr="006D1820">
              <w:rPr>
                <w:color w:val="000000"/>
              </w:rPr>
              <w:t>CP, chemo, pembro,            enfortumab vedotin</w:t>
            </w:r>
          </w:p>
        </w:tc>
        <w:tc>
          <w:tcPr>
            <w:tcW w:w="901" w:type="dxa"/>
            <w:tcBorders>
              <w:top w:val="nil"/>
              <w:left w:val="nil"/>
              <w:bottom w:val="nil"/>
              <w:right w:val="nil"/>
            </w:tcBorders>
          </w:tcPr>
          <w:p w14:paraId="60B0D697" w14:textId="77777777" w:rsidR="0031348E" w:rsidRPr="006D1820" w:rsidRDefault="0031348E" w:rsidP="00C60F75">
            <w:pPr>
              <w:jc w:val="center"/>
            </w:pPr>
            <w:r w:rsidRPr="006D1820">
              <w:rPr>
                <w:color w:val="000000"/>
              </w:rPr>
              <w:t>DOD (18)</w:t>
            </w:r>
          </w:p>
        </w:tc>
      </w:tr>
      <w:tr w:rsidR="0031348E" w:rsidRPr="006D1820" w14:paraId="76D0B45D" w14:textId="77777777" w:rsidTr="00C60F75">
        <w:trPr>
          <w:trHeight w:hRule="exact" w:val="566"/>
        </w:trPr>
        <w:tc>
          <w:tcPr>
            <w:tcW w:w="263" w:type="dxa"/>
            <w:tcBorders>
              <w:top w:val="nil"/>
              <w:left w:val="nil"/>
              <w:bottom w:val="nil"/>
              <w:right w:val="nil"/>
            </w:tcBorders>
            <w:hideMark/>
          </w:tcPr>
          <w:p w14:paraId="611072E6" w14:textId="77777777" w:rsidR="0031348E" w:rsidRPr="006D1820" w:rsidRDefault="0031348E" w:rsidP="00C60F75">
            <w:pPr>
              <w:jc w:val="center"/>
            </w:pPr>
            <w:r w:rsidRPr="006D1820">
              <w:t>8</w:t>
            </w:r>
          </w:p>
        </w:tc>
        <w:tc>
          <w:tcPr>
            <w:tcW w:w="827" w:type="dxa"/>
            <w:tcBorders>
              <w:top w:val="nil"/>
              <w:left w:val="nil"/>
              <w:bottom w:val="nil"/>
              <w:right w:val="nil"/>
            </w:tcBorders>
          </w:tcPr>
          <w:p w14:paraId="4F14D0AC" w14:textId="77777777" w:rsidR="0031348E" w:rsidRPr="006D1820" w:rsidRDefault="0031348E" w:rsidP="00C60F75">
            <w:pPr>
              <w:jc w:val="center"/>
            </w:pPr>
            <w:r w:rsidRPr="006D1820">
              <w:rPr>
                <w:color w:val="000000"/>
              </w:rPr>
              <w:t>87</w:t>
            </w:r>
          </w:p>
        </w:tc>
        <w:tc>
          <w:tcPr>
            <w:tcW w:w="376" w:type="dxa"/>
            <w:tcBorders>
              <w:top w:val="nil"/>
              <w:left w:val="nil"/>
              <w:bottom w:val="nil"/>
              <w:right w:val="nil"/>
            </w:tcBorders>
          </w:tcPr>
          <w:p w14:paraId="6C963EA2"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5AEDB91F" w14:textId="77777777" w:rsidR="0031348E" w:rsidRPr="006D1820" w:rsidRDefault="0031348E" w:rsidP="00C60F75">
            <w:pPr>
              <w:jc w:val="center"/>
            </w:pPr>
            <w:r>
              <w:t>TURBT</w:t>
            </w:r>
          </w:p>
        </w:tc>
        <w:tc>
          <w:tcPr>
            <w:tcW w:w="818" w:type="dxa"/>
            <w:tcBorders>
              <w:top w:val="nil"/>
              <w:left w:val="nil"/>
              <w:bottom w:val="nil"/>
              <w:right w:val="nil"/>
            </w:tcBorders>
          </w:tcPr>
          <w:p w14:paraId="6CE3C63B" w14:textId="77777777" w:rsidR="0031348E" w:rsidRPr="006D1820" w:rsidRDefault="0031348E" w:rsidP="00C60F75">
            <w:pPr>
              <w:jc w:val="center"/>
              <w:rPr>
                <w:color w:val="000000"/>
              </w:rPr>
            </w:pPr>
            <w:r w:rsidRPr="006D1820">
              <w:t>NA</w:t>
            </w:r>
          </w:p>
        </w:tc>
        <w:tc>
          <w:tcPr>
            <w:tcW w:w="1034" w:type="dxa"/>
            <w:tcBorders>
              <w:top w:val="nil"/>
              <w:left w:val="nil"/>
              <w:bottom w:val="nil"/>
              <w:right w:val="nil"/>
            </w:tcBorders>
          </w:tcPr>
          <w:p w14:paraId="7938BBD1" w14:textId="77777777" w:rsidR="0031348E" w:rsidRPr="006D1820" w:rsidRDefault="0031348E" w:rsidP="00C60F75">
            <w:pPr>
              <w:jc w:val="center"/>
            </w:pPr>
            <w:r w:rsidRPr="006D1820">
              <w:t xml:space="preserve">T2 </w:t>
            </w:r>
          </w:p>
        </w:tc>
        <w:tc>
          <w:tcPr>
            <w:tcW w:w="1568" w:type="dxa"/>
            <w:tcBorders>
              <w:top w:val="nil"/>
              <w:left w:val="nil"/>
              <w:bottom w:val="nil"/>
              <w:right w:val="nil"/>
            </w:tcBorders>
          </w:tcPr>
          <w:p w14:paraId="108A40D5" w14:textId="77777777" w:rsidR="0031348E" w:rsidRPr="006D1820" w:rsidRDefault="0031348E" w:rsidP="00C60F75">
            <w:pPr>
              <w:jc w:val="center"/>
            </w:pPr>
            <w:r w:rsidRPr="006D1820">
              <w:rPr>
                <w:color w:val="000000"/>
              </w:rPr>
              <w:t>PC</w:t>
            </w:r>
          </w:p>
        </w:tc>
        <w:tc>
          <w:tcPr>
            <w:tcW w:w="2250" w:type="dxa"/>
            <w:tcBorders>
              <w:top w:val="nil"/>
              <w:left w:val="nil"/>
              <w:bottom w:val="nil"/>
              <w:right w:val="nil"/>
            </w:tcBorders>
          </w:tcPr>
          <w:p w14:paraId="22E5E141" w14:textId="77777777" w:rsidR="0031348E" w:rsidRPr="006D1820" w:rsidRDefault="0031348E" w:rsidP="00C60F75">
            <w:pPr>
              <w:jc w:val="center"/>
              <w:rPr>
                <w:color w:val="000000"/>
              </w:rPr>
            </w:pPr>
            <w:r w:rsidRPr="006D1820">
              <w:rPr>
                <w:color w:val="000000"/>
              </w:rPr>
              <w:t>LumU</w:t>
            </w:r>
          </w:p>
        </w:tc>
        <w:tc>
          <w:tcPr>
            <w:tcW w:w="2528" w:type="dxa"/>
            <w:tcBorders>
              <w:top w:val="nil"/>
              <w:left w:val="nil"/>
              <w:bottom w:val="nil"/>
              <w:right w:val="nil"/>
            </w:tcBorders>
          </w:tcPr>
          <w:p w14:paraId="67FF4517" w14:textId="77777777" w:rsidR="0031348E" w:rsidRPr="006D1820" w:rsidRDefault="0031348E" w:rsidP="00C60F75">
            <w:pPr>
              <w:jc w:val="center"/>
            </w:pPr>
            <w:r>
              <w:rPr>
                <w:color w:val="000000"/>
              </w:rPr>
              <w:t>TURBT</w:t>
            </w:r>
            <w:r w:rsidRPr="006D1820">
              <w:rPr>
                <w:color w:val="000000"/>
              </w:rPr>
              <w:t>, RT</w:t>
            </w:r>
          </w:p>
        </w:tc>
        <w:tc>
          <w:tcPr>
            <w:tcW w:w="901" w:type="dxa"/>
            <w:tcBorders>
              <w:top w:val="nil"/>
              <w:left w:val="nil"/>
              <w:bottom w:val="nil"/>
              <w:right w:val="nil"/>
            </w:tcBorders>
          </w:tcPr>
          <w:p w14:paraId="470A7253" w14:textId="77777777" w:rsidR="0031348E" w:rsidRPr="006D1820" w:rsidRDefault="0031348E" w:rsidP="00C60F75">
            <w:pPr>
              <w:jc w:val="center"/>
            </w:pPr>
            <w:r w:rsidRPr="006D1820">
              <w:rPr>
                <w:color w:val="000000"/>
              </w:rPr>
              <w:t>DOD (1)</w:t>
            </w:r>
          </w:p>
        </w:tc>
      </w:tr>
      <w:tr w:rsidR="0031348E" w:rsidRPr="006D1820" w14:paraId="5AD2DE03" w14:textId="77777777" w:rsidTr="00C60F75">
        <w:trPr>
          <w:trHeight w:hRule="exact" w:val="494"/>
        </w:trPr>
        <w:tc>
          <w:tcPr>
            <w:tcW w:w="263" w:type="dxa"/>
            <w:tcBorders>
              <w:top w:val="nil"/>
              <w:left w:val="nil"/>
              <w:bottom w:val="nil"/>
              <w:right w:val="nil"/>
            </w:tcBorders>
            <w:hideMark/>
          </w:tcPr>
          <w:p w14:paraId="3FA4484D" w14:textId="77777777" w:rsidR="0031348E" w:rsidRPr="006D1820" w:rsidRDefault="0031348E" w:rsidP="00C60F75">
            <w:pPr>
              <w:jc w:val="center"/>
            </w:pPr>
            <w:r w:rsidRPr="006D1820">
              <w:t>9</w:t>
            </w:r>
          </w:p>
        </w:tc>
        <w:tc>
          <w:tcPr>
            <w:tcW w:w="827" w:type="dxa"/>
            <w:tcBorders>
              <w:top w:val="nil"/>
              <w:left w:val="nil"/>
              <w:bottom w:val="nil"/>
              <w:right w:val="nil"/>
            </w:tcBorders>
          </w:tcPr>
          <w:p w14:paraId="1C7676D6" w14:textId="77777777" w:rsidR="0031348E" w:rsidRPr="006D1820" w:rsidRDefault="0031348E" w:rsidP="00C60F75">
            <w:pPr>
              <w:jc w:val="center"/>
            </w:pPr>
            <w:r w:rsidRPr="006D1820">
              <w:rPr>
                <w:color w:val="000000"/>
              </w:rPr>
              <w:t>69</w:t>
            </w:r>
          </w:p>
        </w:tc>
        <w:tc>
          <w:tcPr>
            <w:tcW w:w="376" w:type="dxa"/>
            <w:tcBorders>
              <w:top w:val="nil"/>
              <w:left w:val="nil"/>
              <w:bottom w:val="nil"/>
              <w:right w:val="nil"/>
            </w:tcBorders>
          </w:tcPr>
          <w:p w14:paraId="07B9A073"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774D11CC" w14:textId="77777777" w:rsidR="0031348E" w:rsidRPr="006D1820" w:rsidRDefault="0031348E" w:rsidP="00C60F75">
            <w:pPr>
              <w:jc w:val="center"/>
            </w:pPr>
            <w:r w:rsidRPr="006D1820">
              <w:t>CP</w:t>
            </w:r>
          </w:p>
        </w:tc>
        <w:tc>
          <w:tcPr>
            <w:tcW w:w="818" w:type="dxa"/>
            <w:tcBorders>
              <w:top w:val="nil"/>
              <w:left w:val="nil"/>
              <w:bottom w:val="nil"/>
              <w:right w:val="nil"/>
            </w:tcBorders>
          </w:tcPr>
          <w:p w14:paraId="62B0BDE3" w14:textId="77777777" w:rsidR="0031348E" w:rsidRPr="006D1820" w:rsidRDefault="0031348E" w:rsidP="00C60F75">
            <w:pPr>
              <w:jc w:val="center"/>
              <w:rPr>
                <w:color w:val="000000"/>
              </w:rPr>
            </w:pPr>
            <w:r w:rsidRPr="006D1820">
              <w:t>4.7</w:t>
            </w:r>
          </w:p>
        </w:tc>
        <w:tc>
          <w:tcPr>
            <w:tcW w:w="1034" w:type="dxa"/>
            <w:tcBorders>
              <w:top w:val="nil"/>
              <w:left w:val="nil"/>
              <w:bottom w:val="nil"/>
              <w:right w:val="nil"/>
            </w:tcBorders>
          </w:tcPr>
          <w:p w14:paraId="31719431" w14:textId="77777777" w:rsidR="0031348E" w:rsidRPr="006D1820" w:rsidRDefault="0031348E" w:rsidP="00C60F75">
            <w:pPr>
              <w:jc w:val="center"/>
            </w:pPr>
            <w:r>
              <w:t>p</w:t>
            </w:r>
            <w:r w:rsidRPr="006D1820">
              <w:t>T4a N0</w:t>
            </w:r>
          </w:p>
        </w:tc>
        <w:tc>
          <w:tcPr>
            <w:tcW w:w="1568" w:type="dxa"/>
            <w:tcBorders>
              <w:top w:val="nil"/>
              <w:left w:val="nil"/>
              <w:bottom w:val="nil"/>
              <w:right w:val="nil"/>
            </w:tcBorders>
          </w:tcPr>
          <w:p w14:paraId="6D4EF6C3" w14:textId="77777777" w:rsidR="0031348E" w:rsidRPr="006D1820" w:rsidRDefault="0031348E" w:rsidP="00C60F75">
            <w:pPr>
              <w:jc w:val="center"/>
            </w:pPr>
            <w:r w:rsidRPr="006D1820">
              <w:rPr>
                <w:color w:val="000000"/>
              </w:rPr>
              <w:t>PC; UCIS</w:t>
            </w:r>
          </w:p>
        </w:tc>
        <w:tc>
          <w:tcPr>
            <w:tcW w:w="2250" w:type="dxa"/>
            <w:tcBorders>
              <w:top w:val="nil"/>
              <w:left w:val="nil"/>
              <w:bottom w:val="nil"/>
              <w:right w:val="nil"/>
            </w:tcBorders>
          </w:tcPr>
          <w:p w14:paraId="095D8450" w14:textId="77777777" w:rsidR="0031348E" w:rsidRPr="006D1820" w:rsidRDefault="0031348E" w:rsidP="00C60F75">
            <w:pPr>
              <w:jc w:val="center"/>
              <w:rPr>
                <w:color w:val="000000"/>
              </w:rPr>
            </w:pPr>
            <w:r w:rsidRPr="006D1820">
              <w:rPr>
                <w:color w:val="000000"/>
              </w:rPr>
              <w:t>LumU; LumP</w:t>
            </w:r>
          </w:p>
        </w:tc>
        <w:tc>
          <w:tcPr>
            <w:tcW w:w="2528" w:type="dxa"/>
            <w:tcBorders>
              <w:top w:val="nil"/>
              <w:left w:val="nil"/>
              <w:bottom w:val="nil"/>
              <w:right w:val="nil"/>
            </w:tcBorders>
          </w:tcPr>
          <w:p w14:paraId="63A9B313" w14:textId="77777777" w:rsidR="0031348E" w:rsidRPr="006D1820" w:rsidRDefault="0031348E" w:rsidP="00C60F75">
            <w:pPr>
              <w:jc w:val="center"/>
            </w:pPr>
            <w:r w:rsidRPr="006D1820">
              <w:rPr>
                <w:color w:val="000000"/>
              </w:rPr>
              <w:t>CP, chemo, RT</w:t>
            </w:r>
          </w:p>
        </w:tc>
        <w:tc>
          <w:tcPr>
            <w:tcW w:w="901" w:type="dxa"/>
            <w:tcBorders>
              <w:top w:val="nil"/>
              <w:left w:val="nil"/>
              <w:bottom w:val="nil"/>
              <w:right w:val="nil"/>
            </w:tcBorders>
          </w:tcPr>
          <w:p w14:paraId="0047BAB8" w14:textId="77777777" w:rsidR="0031348E" w:rsidRPr="006D1820" w:rsidRDefault="0031348E" w:rsidP="00C60F75">
            <w:pPr>
              <w:jc w:val="center"/>
            </w:pPr>
            <w:r w:rsidRPr="006D1820">
              <w:rPr>
                <w:color w:val="000000"/>
              </w:rPr>
              <w:t>DOD (28)</w:t>
            </w:r>
          </w:p>
        </w:tc>
      </w:tr>
      <w:tr w:rsidR="0031348E" w:rsidRPr="006D1820" w14:paraId="1F364CE6" w14:textId="77777777" w:rsidTr="00C60F75">
        <w:trPr>
          <w:trHeight w:hRule="exact" w:val="566"/>
        </w:trPr>
        <w:tc>
          <w:tcPr>
            <w:tcW w:w="263" w:type="dxa"/>
            <w:tcBorders>
              <w:top w:val="nil"/>
              <w:left w:val="nil"/>
              <w:bottom w:val="nil"/>
              <w:right w:val="nil"/>
            </w:tcBorders>
            <w:hideMark/>
          </w:tcPr>
          <w:p w14:paraId="669C09A2" w14:textId="77777777" w:rsidR="0031348E" w:rsidRPr="006D1820" w:rsidRDefault="0031348E" w:rsidP="00C60F75">
            <w:pPr>
              <w:jc w:val="center"/>
            </w:pPr>
            <w:r w:rsidRPr="006D1820">
              <w:t>10</w:t>
            </w:r>
          </w:p>
        </w:tc>
        <w:tc>
          <w:tcPr>
            <w:tcW w:w="827" w:type="dxa"/>
            <w:tcBorders>
              <w:top w:val="nil"/>
              <w:left w:val="nil"/>
              <w:bottom w:val="nil"/>
              <w:right w:val="nil"/>
            </w:tcBorders>
          </w:tcPr>
          <w:p w14:paraId="0B2A6D56" w14:textId="77777777" w:rsidR="0031348E" w:rsidRPr="006D1820" w:rsidRDefault="0031348E" w:rsidP="00C60F75">
            <w:pPr>
              <w:jc w:val="center"/>
            </w:pPr>
            <w:r w:rsidRPr="006D1820">
              <w:rPr>
                <w:color w:val="000000"/>
              </w:rPr>
              <w:t>66</w:t>
            </w:r>
          </w:p>
        </w:tc>
        <w:tc>
          <w:tcPr>
            <w:tcW w:w="376" w:type="dxa"/>
            <w:tcBorders>
              <w:top w:val="nil"/>
              <w:left w:val="nil"/>
              <w:bottom w:val="nil"/>
              <w:right w:val="nil"/>
            </w:tcBorders>
          </w:tcPr>
          <w:p w14:paraId="75B13BC7" w14:textId="77777777" w:rsidR="0031348E" w:rsidRPr="006D1820" w:rsidRDefault="0031348E" w:rsidP="00C60F75">
            <w:pPr>
              <w:jc w:val="center"/>
              <w:rPr>
                <w:color w:val="000000"/>
              </w:rPr>
            </w:pPr>
            <w:r w:rsidRPr="006D1820">
              <w:t>F</w:t>
            </w:r>
          </w:p>
        </w:tc>
        <w:tc>
          <w:tcPr>
            <w:tcW w:w="979" w:type="dxa"/>
            <w:tcBorders>
              <w:top w:val="nil"/>
              <w:left w:val="nil"/>
              <w:bottom w:val="nil"/>
              <w:right w:val="nil"/>
            </w:tcBorders>
          </w:tcPr>
          <w:p w14:paraId="2B4F42B2" w14:textId="77777777" w:rsidR="0031348E" w:rsidRPr="006D1820" w:rsidRDefault="0031348E" w:rsidP="00C60F75">
            <w:pPr>
              <w:jc w:val="center"/>
            </w:pPr>
            <w:r w:rsidRPr="006D1820">
              <w:t>CT</w:t>
            </w:r>
          </w:p>
        </w:tc>
        <w:tc>
          <w:tcPr>
            <w:tcW w:w="818" w:type="dxa"/>
            <w:tcBorders>
              <w:top w:val="nil"/>
              <w:left w:val="nil"/>
              <w:bottom w:val="nil"/>
              <w:right w:val="nil"/>
            </w:tcBorders>
          </w:tcPr>
          <w:p w14:paraId="1ABE74D1" w14:textId="77777777" w:rsidR="0031348E" w:rsidRPr="006D1820" w:rsidRDefault="0031348E" w:rsidP="00C60F75">
            <w:pPr>
              <w:jc w:val="center"/>
              <w:rPr>
                <w:color w:val="000000"/>
              </w:rPr>
            </w:pPr>
            <w:r w:rsidRPr="006D1820">
              <w:t>8</w:t>
            </w:r>
          </w:p>
        </w:tc>
        <w:tc>
          <w:tcPr>
            <w:tcW w:w="1034" w:type="dxa"/>
            <w:tcBorders>
              <w:top w:val="nil"/>
              <w:left w:val="nil"/>
              <w:bottom w:val="nil"/>
              <w:right w:val="nil"/>
            </w:tcBorders>
          </w:tcPr>
          <w:p w14:paraId="17943AB6" w14:textId="77777777" w:rsidR="0031348E" w:rsidRPr="006D1820" w:rsidRDefault="0031348E" w:rsidP="00C60F75">
            <w:pPr>
              <w:jc w:val="center"/>
            </w:pPr>
            <w:r>
              <w:t>p</w:t>
            </w:r>
            <w:r w:rsidRPr="006D1820">
              <w:t>T3b N0</w:t>
            </w:r>
          </w:p>
        </w:tc>
        <w:tc>
          <w:tcPr>
            <w:tcW w:w="1568" w:type="dxa"/>
            <w:tcBorders>
              <w:top w:val="nil"/>
              <w:left w:val="nil"/>
              <w:bottom w:val="nil"/>
              <w:right w:val="nil"/>
            </w:tcBorders>
          </w:tcPr>
          <w:p w14:paraId="2C9D2838" w14:textId="77777777" w:rsidR="0031348E" w:rsidRPr="006D1820" w:rsidRDefault="0031348E" w:rsidP="00C60F75">
            <w:pPr>
              <w:jc w:val="center"/>
            </w:pPr>
            <w:r w:rsidRPr="006D1820">
              <w:rPr>
                <w:color w:val="000000"/>
              </w:rPr>
              <w:t>PC; CIUC</w:t>
            </w:r>
          </w:p>
        </w:tc>
        <w:tc>
          <w:tcPr>
            <w:tcW w:w="2250" w:type="dxa"/>
            <w:tcBorders>
              <w:top w:val="nil"/>
              <w:left w:val="nil"/>
              <w:bottom w:val="nil"/>
              <w:right w:val="nil"/>
            </w:tcBorders>
          </w:tcPr>
          <w:p w14:paraId="241CA67D" w14:textId="77777777" w:rsidR="0031348E" w:rsidRPr="006D1820" w:rsidRDefault="0031348E" w:rsidP="00C60F75">
            <w:pPr>
              <w:jc w:val="center"/>
              <w:rPr>
                <w:color w:val="000000"/>
              </w:rPr>
            </w:pPr>
            <w:r w:rsidRPr="006D1820">
              <w:rPr>
                <w:color w:val="000000"/>
              </w:rPr>
              <w:t>LumP; Ba/Sq</w:t>
            </w:r>
          </w:p>
        </w:tc>
        <w:tc>
          <w:tcPr>
            <w:tcW w:w="2528" w:type="dxa"/>
            <w:tcBorders>
              <w:top w:val="nil"/>
              <w:left w:val="nil"/>
              <w:bottom w:val="nil"/>
              <w:right w:val="nil"/>
            </w:tcBorders>
          </w:tcPr>
          <w:p w14:paraId="7A2BE173" w14:textId="77777777" w:rsidR="0031348E" w:rsidRPr="006D1820" w:rsidRDefault="0031348E" w:rsidP="00C60F75">
            <w:pPr>
              <w:jc w:val="center"/>
            </w:pPr>
            <w:r w:rsidRPr="006D1820">
              <w:rPr>
                <w:color w:val="000000"/>
              </w:rPr>
              <w:t>CT, HYS, BSO, chemo</w:t>
            </w:r>
          </w:p>
        </w:tc>
        <w:tc>
          <w:tcPr>
            <w:tcW w:w="901" w:type="dxa"/>
            <w:tcBorders>
              <w:top w:val="nil"/>
              <w:left w:val="nil"/>
              <w:bottom w:val="nil"/>
              <w:right w:val="nil"/>
            </w:tcBorders>
          </w:tcPr>
          <w:p w14:paraId="0074E308" w14:textId="77777777" w:rsidR="0031348E" w:rsidRPr="006D1820" w:rsidRDefault="0031348E" w:rsidP="00C60F75">
            <w:pPr>
              <w:jc w:val="center"/>
            </w:pPr>
            <w:r w:rsidRPr="006D1820">
              <w:rPr>
                <w:color w:val="000000"/>
              </w:rPr>
              <w:t>DOD (18)</w:t>
            </w:r>
          </w:p>
        </w:tc>
      </w:tr>
      <w:tr w:rsidR="0031348E" w:rsidRPr="006D1820" w14:paraId="1BC1245F" w14:textId="77777777" w:rsidTr="00C60F75">
        <w:trPr>
          <w:trHeight w:hRule="exact" w:val="494"/>
        </w:trPr>
        <w:tc>
          <w:tcPr>
            <w:tcW w:w="263" w:type="dxa"/>
            <w:tcBorders>
              <w:top w:val="nil"/>
              <w:left w:val="nil"/>
              <w:bottom w:val="nil"/>
              <w:right w:val="nil"/>
            </w:tcBorders>
            <w:hideMark/>
          </w:tcPr>
          <w:p w14:paraId="0130E6BB" w14:textId="77777777" w:rsidR="0031348E" w:rsidRPr="006D1820" w:rsidRDefault="0031348E" w:rsidP="00C60F75">
            <w:pPr>
              <w:jc w:val="center"/>
            </w:pPr>
            <w:r w:rsidRPr="006D1820">
              <w:t>11</w:t>
            </w:r>
          </w:p>
        </w:tc>
        <w:tc>
          <w:tcPr>
            <w:tcW w:w="827" w:type="dxa"/>
            <w:tcBorders>
              <w:top w:val="nil"/>
              <w:left w:val="nil"/>
              <w:bottom w:val="nil"/>
              <w:right w:val="nil"/>
            </w:tcBorders>
          </w:tcPr>
          <w:p w14:paraId="4C104460" w14:textId="77777777" w:rsidR="0031348E" w:rsidRPr="006D1820" w:rsidRDefault="0031348E" w:rsidP="00C60F75">
            <w:pPr>
              <w:jc w:val="center"/>
            </w:pPr>
            <w:r w:rsidRPr="006D1820">
              <w:rPr>
                <w:color w:val="000000"/>
              </w:rPr>
              <w:t>85</w:t>
            </w:r>
          </w:p>
        </w:tc>
        <w:tc>
          <w:tcPr>
            <w:tcW w:w="376" w:type="dxa"/>
            <w:tcBorders>
              <w:top w:val="nil"/>
              <w:left w:val="nil"/>
              <w:bottom w:val="nil"/>
              <w:right w:val="nil"/>
            </w:tcBorders>
          </w:tcPr>
          <w:p w14:paraId="271BEE0F" w14:textId="77777777" w:rsidR="0031348E" w:rsidRPr="006D1820" w:rsidRDefault="0031348E" w:rsidP="00C60F75">
            <w:pPr>
              <w:jc w:val="center"/>
              <w:rPr>
                <w:color w:val="000000"/>
              </w:rPr>
            </w:pPr>
            <w:r w:rsidRPr="006D1820">
              <w:t>F</w:t>
            </w:r>
          </w:p>
        </w:tc>
        <w:tc>
          <w:tcPr>
            <w:tcW w:w="979" w:type="dxa"/>
            <w:tcBorders>
              <w:top w:val="nil"/>
              <w:left w:val="nil"/>
              <w:bottom w:val="nil"/>
              <w:right w:val="nil"/>
            </w:tcBorders>
          </w:tcPr>
          <w:p w14:paraId="75886E3E" w14:textId="77777777" w:rsidR="0031348E" w:rsidRPr="006D1820" w:rsidRDefault="0031348E" w:rsidP="00C60F75">
            <w:pPr>
              <w:jc w:val="center"/>
            </w:pPr>
            <w:r>
              <w:t>TURBT</w:t>
            </w:r>
          </w:p>
        </w:tc>
        <w:tc>
          <w:tcPr>
            <w:tcW w:w="818" w:type="dxa"/>
            <w:tcBorders>
              <w:top w:val="nil"/>
              <w:left w:val="nil"/>
              <w:bottom w:val="nil"/>
              <w:right w:val="nil"/>
            </w:tcBorders>
          </w:tcPr>
          <w:p w14:paraId="0DFA3497" w14:textId="77777777" w:rsidR="0031348E" w:rsidRPr="006D1820" w:rsidRDefault="0031348E" w:rsidP="00C60F75">
            <w:pPr>
              <w:jc w:val="center"/>
              <w:rPr>
                <w:color w:val="000000"/>
              </w:rPr>
            </w:pPr>
            <w:r w:rsidRPr="006D1820">
              <w:t>NA</w:t>
            </w:r>
          </w:p>
        </w:tc>
        <w:tc>
          <w:tcPr>
            <w:tcW w:w="1034" w:type="dxa"/>
            <w:tcBorders>
              <w:top w:val="nil"/>
              <w:left w:val="nil"/>
              <w:bottom w:val="nil"/>
              <w:right w:val="nil"/>
            </w:tcBorders>
          </w:tcPr>
          <w:p w14:paraId="52C04644" w14:textId="77777777" w:rsidR="0031348E" w:rsidRPr="006D1820" w:rsidRDefault="0031348E" w:rsidP="00C60F75">
            <w:pPr>
              <w:jc w:val="center"/>
            </w:pPr>
            <w:r w:rsidRPr="006D1820">
              <w:t>T1</w:t>
            </w:r>
          </w:p>
        </w:tc>
        <w:tc>
          <w:tcPr>
            <w:tcW w:w="1568" w:type="dxa"/>
            <w:tcBorders>
              <w:top w:val="nil"/>
              <w:left w:val="nil"/>
              <w:bottom w:val="nil"/>
              <w:right w:val="nil"/>
            </w:tcBorders>
          </w:tcPr>
          <w:p w14:paraId="35548E7F" w14:textId="77777777" w:rsidR="0031348E" w:rsidRPr="006D1820" w:rsidRDefault="0031348E" w:rsidP="00C60F75">
            <w:pPr>
              <w:jc w:val="center"/>
            </w:pPr>
            <w:r w:rsidRPr="006D1820">
              <w:rPr>
                <w:color w:val="000000"/>
              </w:rPr>
              <w:t>PC; CIUC</w:t>
            </w:r>
          </w:p>
        </w:tc>
        <w:tc>
          <w:tcPr>
            <w:tcW w:w="2250" w:type="dxa"/>
            <w:tcBorders>
              <w:top w:val="nil"/>
              <w:left w:val="nil"/>
              <w:bottom w:val="nil"/>
              <w:right w:val="nil"/>
            </w:tcBorders>
          </w:tcPr>
          <w:p w14:paraId="07EB7847" w14:textId="77777777" w:rsidR="0031348E" w:rsidRPr="006D1820" w:rsidRDefault="0031348E" w:rsidP="00C60F75">
            <w:pPr>
              <w:jc w:val="center"/>
              <w:rPr>
                <w:color w:val="000000"/>
              </w:rPr>
            </w:pPr>
            <w:r w:rsidRPr="006D1820">
              <w:rPr>
                <w:color w:val="000000"/>
              </w:rPr>
              <w:t>LumNS, LumU</w:t>
            </w:r>
          </w:p>
        </w:tc>
        <w:tc>
          <w:tcPr>
            <w:tcW w:w="2528" w:type="dxa"/>
            <w:tcBorders>
              <w:top w:val="nil"/>
              <w:left w:val="nil"/>
              <w:bottom w:val="nil"/>
              <w:right w:val="nil"/>
            </w:tcBorders>
          </w:tcPr>
          <w:p w14:paraId="6F7202F9" w14:textId="77777777" w:rsidR="0031348E" w:rsidRPr="006D1820" w:rsidRDefault="0031348E" w:rsidP="00C60F75">
            <w:pPr>
              <w:jc w:val="center"/>
            </w:pPr>
            <w:r w:rsidRPr="006D1820">
              <w:rPr>
                <w:color w:val="000000"/>
              </w:rPr>
              <w:t>CT</w:t>
            </w:r>
            <w:r>
              <w:rPr>
                <w:vertAlign w:val="superscript"/>
              </w:rPr>
              <w:t>2</w:t>
            </w:r>
            <w:r w:rsidRPr="006D1820">
              <w:rPr>
                <w:color w:val="000000"/>
              </w:rPr>
              <w:t>, HYS, BSO</w:t>
            </w:r>
          </w:p>
        </w:tc>
        <w:tc>
          <w:tcPr>
            <w:tcW w:w="901" w:type="dxa"/>
            <w:tcBorders>
              <w:top w:val="nil"/>
              <w:left w:val="nil"/>
              <w:bottom w:val="nil"/>
              <w:right w:val="nil"/>
            </w:tcBorders>
          </w:tcPr>
          <w:p w14:paraId="03E8F9BB" w14:textId="77777777" w:rsidR="0031348E" w:rsidRPr="006D1820" w:rsidRDefault="0031348E" w:rsidP="00C60F75">
            <w:pPr>
              <w:jc w:val="center"/>
            </w:pPr>
            <w:r w:rsidRPr="006D1820">
              <w:rPr>
                <w:color w:val="000000"/>
              </w:rPr>
              <w:t>NED (132)</w:t>
            </w:r>
          </w:p>
        </w:tc>
      </w:tr>
      <w:tr w:rsidR="0031348E" w:rsidRPr="006D1820" w14:paraId="3342FCC6" w14:textId="77777777" w:rsidTr="00C60F75">
        <w:trPr>
          <w:trHeight w:hRule="exact" w:val="494"/>
        </w:trPr>
        <w:tc>
          <w:tcPr>
            <w:tcW w:w="263" w:type="dxa"/>
            <w:tcBorders>
              <w:top w:val="nil"/>
              <w:left w:val="nil"/>
              <w:bottom w:val="nil"/>
              <w:right w:val="nil"/>
            </w:tcBorders>
            <w:hideMark/>
          </w:tcPr>
          <w:p w14:paraId="5B9D1525" w14:textId="77777777" w:rsidR="0031348E" w:rsidRPr="006D1820" w:rsidRDefault="0031348E" w:rsidP="00C60F75">
            <w:pPr>
              <w:jc w:val="center"/>
            </w:pPr>
            <w:r w:rsidRPr="006D1820">
              <w:t>12</w:t>
            </w:r>
          </w:p>
        </w:tc>
        <w:tc>
          <w:tcPr>
            <w:tcW w:w="827" w:type="dxa"/>
            <w:tcBorders>
              <w:top w:val="nil"/>
              <w:left w:val="nil"/>
              <w:bottom w:val="nil"/>
              <w:right w:val="nil"/>
            </w:tcBorders>
          </w:tcPr>
          <w:p w14:paraId="344114F8" w14:textId="77777777" w:rsidR="0031348E" w:rsidRPr="006D1820" w:rsidRDefault="0031348E" w:rsidP="00C60F75">
            <w:pPr>
              <w:jc w:val="center"/>
            </w:pPr>
            <w:r w:rsidRPr="006D1820">
              <w:rPr>
                <w:color w:val="000000"/>
              </w:rPr>
              <w:t>73</w:t>
            </w:r>
          </w:p>
        </w:tc>
        <w:tc>
          <w:tcPr>
            <w:tcW w:w="376" w:type="dxa"/>
            <w:tcBorders>
              <w:top w:val="nil"/>
              <w:left w:val="nil"/>
              <w:bottom w:val="nil"/>
              <w:right w:val="nil"/>
            </w:tcBorders>
          </w:tcPr>
          <w:p w14:paraId="3FCE307B"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6426B5F9" w14:textId="77777777" w:rsidR="0031348E" w:rsidRPr="006D1820" w:rsidRDefault="0031348E" w:rsidP="00C60F75">
            <w:pPr>
              <w:jc w:val="center"/>
            </w:pPr>
            <w:r w:rsidRPr="006D1820">
              <w:t>CP</w:t>
            </w:r>
          </w:p>
        </w:tc>
        <w:tc>
          <w:tcPr>
            <w:tcW w:w="818" w:type="dxa"/>
            <w:tcBorders>
              <w:top w:val="nil"/>
              <w:left w:val="nil"/>
              <w:bottom w:val="nil"/>
              <w:right w:val="nil"/>
            </w:tcBorders>
          </w:tcPr>
          <w:p w14:paraId="3C2002C0" w14:textId="77777777" w:rsidR="0031348E" w:rsidRPr="006D1820" w:rsidRDefault="0031348E" w:rsidP="00C60F75">
            <w:pPr>
              <w:jc w:val="center"/>
              <w:rPr>
                <w:color w:val="000000"/>
              </w:rPr>
            </w:pPr>
            <w:r w:rsidRPr="006D1820">
              <w:t>10.0</w:t>
            </w:r>
          </w:p>
        </w:tc>
        <w:tc>
          <w:tcPr>
            <w:tcW w:w="1034" w:type="dxa"/>
            <w:tcBorders>
              <w:top w:val="nil"/>
              <w:left w:val="nil"/>
              <w:bottom w:val="nil"/>
              <w:right w:val="nil"/>
            </w:tcBorders>
          </w:tcPr>
          <w:p w14:paraId="33164BCE" w14:textId="77777777" w:rsidR="0031348E" w:rsidRPr="006D1820" w:rsidRDefault="0031348E" w:rsidP="00C60F75">
            <w:pPr>
              <w:jc w:val="center"/>
            </w:pPr>
            <w:r>
              <w:t>p</w:t>
            </w:r>
            <w:r w:rsidRPr="006D1820">
              <w:t>T4 Nx</w:t>
            </w:r>
          </w:p>
        </w:tc>
        <w:tc>
          <w:tcPr>
            <w:tcW w:w="1568" w:type="dxa"/>
            <w:tcBorders>
              <w:top w:val="nil"/>
              <w:left w:val="nil"/>
              <w:bottom w:val="nil"/>
              <w:right w:val="nil"/>
            </w:tcBorders>
          </w:tcPr>
          <w:p w14:paraId="7966DF52" w14:textId="77777777" w:rsidR="0031348E" w:rsidRPr="006D1820" w:rsidRDefault="0031348E" w:rsidP="00C60F75">
            <w:pPr>
              <w:jc w:val="center"/>
            </w:pPr>
            <w:r w:rsidRPr="006D1820">
              <w:rPr>
                <w:color w:val="000000"/>
              </w:rPr>
              <w:t>SM; CIUC</w:t>
            </w:r>
          </w:p>
        </w:tc>
        <w:tc>
          <w:tcPr>
            <w:tcW w:w="2250" w:type="dxa"/>
            <w:tcBorders>
              <w:top w:val="nil"/>
              <w:left w:val="nil"/>
              <w:bottom w:val="nil"/>
              <w:right w:val="nil"/>
            </w:tcBorders>
          </w:tcPr>
          <w:p w14:paraId="7A92438C" w14:textId="77777777" w:rsidR="0031348E" w:rsidRPr="006D1820" w:rsidRDefault="0031348E" w:rsidP="00C60F75">
            <w:pPr>
              <w:jc w:val="center"/>
              <w:rPr>
                <w:color w:val="000000"/>
              </w:rPr>
            </w:pPr>
            <w:r w:rsidRPr="006D1820">
              <w:rPr>
                <w:color w:val="000000"/>
              </w:rPr>
              <w:t>Ba/Sq; Ba/Sq</w:t>
            </w:r>
          </w:p>
        </w:tc>
        <w:tc>
          <w:tcPr>
            <w:tcW w:w="2528" w:type="dxa"/>
            <w:tcBorders>
              <w:top w:val="nil"/>
              <w:left w:val="nil"/>
              <w:bottom w:val="nil"/>
              <w:right w:val="nil"/>
            </w:tcBorders>
          </w:tcPr>
          <w:p w14:paraId="58364E50" w14:textId="77777777" w:rsidR="0031348E" w:rsidRPr="006D1820" w:rsidRDefault="0031348E" w:rsidP="00C60F75">
            <w:pPr>
              <w:jc w:val="center"/>
            </w:pPr>
            <w:r w:rsidRPr="006D1820">
              <w:rPr>
                <w:color w:val="000000"/>
              </w:rPr>
              <w:t>CP</w:t>
            </w:r>
          </w:p>
        </w:tc>
        <w:tc>
          <w:tcPr>
            <w:tcW w:w="901" w:type="dxa"/>
            <w:tcBorders>
              <w:top w:val="nil"/>
              <w:left w:val="nil"/>
              <w:bottom w:val="nil"/>
              <w:right w:val="nil"/>
            </w:tcBorders>
          </w:tcPr>
          <w:p w14:paraId="36674807" w14:textId="77777777" w:rsidR="0031348E" w:rsidRPr="006D1820" w:rsidRDefault="0031348E" w:rsidP="00C60F75">
            <w:pPr>
              <w:jc w:val="center"/>
            </w:pPr>
            <w:r w:rsidRPr="006D1820">
              <w:rPr>
                <w:color w:val="000000"/>
              </w:rPr>
              <w:t>DOD (1)</w:t>
            </w:r>
          </w:p>
        </w:tc>
      </w:tr>
      <w:tr w:rsidR="0031348E" w:rsidRPr="006D1820" w14:paraId="47B773FB" w14:textId="77777777" w:rsidTr="00C60F75">
        <w:trPr>
          <w:trHeight w:hRule="exact" w:val="494"/>
        </w:trPr>
        <w:tc>
          <w:tcPr>
            <w:tcW w:w="263" w:type="dxa"/>
            <w:tcBorders>
              <w:top w:val="nil"/>
              <w:left w:val="nil"/>
              <w:bottom w:val="nil"/>
              <w:right w:val="nil"/>
            </w:tcBorders>
            <w:hideMark/>
          </w:tcPr>
          <w:p w14:paraId="2BE815AB" w14:textId="77777777" w:rsidR="0031348E" w:rsidRPr="006D1820" w:rsidRDefault="0031348E" w:rsidP="00C60F75">
            <w:pPr>
              <w:jc w:val="center"/>
            </w:pPr>
            <w:r w:rsidRPr="006D1820">
              <w:t>13</w:t>
            </w:r>
          </w:p>
        </w:tc>
        <w:tc>
          <w:tcPr>
            <w:tcW w:w="827" w:type="dxa"/>
            <w:tcBorders>
              <w:top w:val="nil"/>
              <w:left w:val="nil"/>
              <w:bottom w:val="nil"/>
              <w:right w:val="nil"/>
            </w:tcBorders>
          </w:tcPr>
          <w:p w14:paraId="0193FD84" w14:textId="77777777" w:rsidR="0031348E" w:rsidRPr="006D1820" w:rsidRDefault="0031348E" w:rsidP="00C60F75">
            <w:pPr>
              <w:jc w:val="center"/>
            </w:pPr>
            <w:r w:rsidRPr="006D1820">
              <w:rPr>
                <w:color w:val="000000"/>
              </w:rPr>
              <w:t>63</w:t>
            </w:r>
          </w:p>
        </w:tc>
        <w:tc>
          <w:tcPr>
            <w:tcW w:w="376" w:type="dxa"/>
            <w:tcBorders>
              <w:top w:val="nil"/>
              <w:left w:val="nil"/>
              <w:bottom w:val="nil"/>
              <w:right w:val="nil"/>
            </w:tcBorders>
          </w:tcPr>
          <w:p w14:paraId="257173DE"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0C76C6FF" w14:textId="77777777" w:rsidR="0031348E" w:rsidRPr="006D1820" w:rsidRDefault="0031348E" w:rsidP="00C60F75">
            <w:pPr>
              <w:jc w:val="center"/>
            </w:pPr>
            <w:r>
              <w:t>TURBT</w:t>
            </w:r>
          </w:p>
        </w:tc>
        <w:tc>
          <w:tcPr>
            <w:tcW w:w="818" w:type="dxa"/>
            <w:tcBorders>
              <w:top w:val="nil"/>
              <w:left w:val="nil"/>
              <w:bottom w:val="nil"/>
              <w:right w:val="nil"/>
            </w:tcBorders>
          </w:tcPr>
          <w:p w14:paraId="43BCDE38" w14:textId="77777777" w:rsidR="0031348E" w:rsidRPr="006D1820" w:rsidRDefault="0031348E" w:rsidP="00C60F75">
            <w:pPr>
              <w:jc w:val="center"/>
              <w:rPr>
                <w:color w:val="000000"/>
              </w:rPr>
            </w:pPr>
            <w:r w:rsidRPr="006D1820">
              <w:t>NA</w:t>
            </w:r>
          </w:p>
        </w:tc>
        <w:tc>
          <w:tcPr>
            <w:tcW w:w="1034" w:type="dxa"/>
            <w:tcBorders>
              <w:top w:val="nil"/>
              <w:left w:val="nil"/>
              <w:bottom w:val="nil"/>
              <w:right w:val="nil"/>
            </w:tcBorders>
          </w:tcPr>
          <w:p w14:paraId="3FA5E7AB" w14:textId="77777777" w:rsidR="0031348E" w:rsidRPr="006D1820" w:rsidRDefault="0031348E" w:rsidP="00C60F75">
            <w:pPr>
              <w:jc w:val="center"/>
            </w:pPr>
            <w:r w:rsidRPr="006D1820">
              <w:t>T2</w:t>
            </w:r>
          </w:p>
        </w:tc>
        <w:tc>
          <w:tcPr>
            <w:tcW w:w="1568" w:type="dxa"/>
            <w:tcBorders>
              <w:top w:val="nil"/>
              <w:left w:val="nil"/>
              <w:bottom w:val="nil"/>
              <w:right w:val="nil"/>
            </w:tcBorders>
          </w:tcPr>
          <w:p w14:paraId="5AB55AB2" w14:textId="77777777" w:rsidR="0031348E" w:rsidRPr="006D1820" w:rsidRDefault="0031348E" w:rsidP="00C60F75">
            <w:pPr>
              <w:jc w:val="center"/>
            </w:pPr>
            <w:r w:rsidRPr="006D1820">
              <w:rPr>
                <w:color w:val="000000"/>
              </w:rPr>
              <w:t>SM; PUC</w:t>
            </w:r>
          </w:p>
        </w:tc>
        <w:tc>
          <w:tcPr>
            <w:tcW w:w="2250" w:type="dxa"/>
            <w:tcBorders>
              <w:top w:val="nil"/>
              <w:left w:val="nil"/>
              <w:bottom w:val="nil"/>
              <w:right w:val="nil"/>
            </w:tcBorders>
          </w:tcPr>
          <w:p w14:paraId="7A6534C1" w14:textId="77777777" w:rsidR="0031348E" w:rsidRPr="006D1820" w:rsidRDefault="0031348E" w:rsidP="00C60F75">
            <w:pPr>
              <w:jc w:val="center"/>
              <w:rPr>
                <w:color w:val="000000"/>
              </w:rPr>
            </w:pPr>
            <w:r w:rsidRPr="006D1820">
              <w:rPr>
                <w:color w:val="000000"/>
              </w:rPr>
              <w:t>Ba/Sq; LumP</w:t>
            </w:r>
          </w:p>
        </w:tc>
        <w:tc>
          <w:tcPr>
            <w:tcW w:w="2528" w:type="dxa"/>
            <w:tcBorders>
              <w:top w:val="nil"/>
              <w:left w:val="nil"/>
              <w:bottom w:val="nil"/>
              <w:right w:val="nil"/>
            </w:tcBorders>
          </w:tcPr>
          <w:p w14:paraId="17A5C501" w14:textId="77777777" w:rsidR="0031348E" w:rsidRPr="006D1820" w:rsidRDefault="0031348E" w:rsidP="00C60F75">
            <w:pPr>
              <w:jc w:val="center"/>
            </w:pPr>
            <w:r>
              <w:rPr>
                <w:color w:val="000000"/>
              </w:rPr>
              <w:t>TURBT</w:t>
            </w:r>
            <w:r w:rsidRPr="006D1820">
              <w:rPr>
                <w:color w:val="000000"/>
              </w:rPr>
              <w:t>, chemo, RT</w:t>
            </w:r>
          </w:p>
        </w:tc>
        <w:tc>
          <w:tcPr>
            <w:tcW w:w="901" w:type="dxa"/>
            <w:tcBorders>
              <w:top w:val="nil"/>
              <w:left w:val="nil"/>
              <w:bottom w:val="nil"/>
              <w:right w:val="nil"/>
            </w:tcBorders>
          </w:tcPr>
          <w:p w14:paraId="4D8378A0" w14:textId="77777777" w:rsidR="0031348E" w:rsidRPr="006D1820" w:rsidRDefault="0031348E" w:rsidP="00C60F75">
            <w:pPr>
              <w:jc w:val="center"/>
            </w:pPr>
            <w:r w:rsidRPr="006D1820">
              <w:rPr>
                <w:color w:val="000000"/>
              </w:rPr>
              <w:t>DOD (3)</w:t>
            </w:r>
          </w:p>
        </w:tc>
      </w:tr>
      <w:tr w:rsidR="0031348E" w:rsidRPr="006D1820" w14:paraId="45C7702D" w14:textId="77777777" w:rsidTr="00C60F75">
        <w:trPr>
          <w:trHeight w:hRule="exact" w:val="494"/>
        </w:trPr>
        <w:tc>
          <w:tcPr>
            <w:tcW w:w="263" w:type="dxa"/>
            <w:tcBorders>
              <w:top w:val="nil"/>
              <w:left w:val="nil"/>
              <w:bottom w:val="nil"/>
              <w:right w:val="nil"/>
            </w:tcBorders>
            <w:hideMark/>
          </w:tcPr>
          <w:p w14:paraId="63E94690" w14:textId="77777777" w:rsidR="0031348E" w:rsidRPr="006D1820" w:rsidRDefault="0031348E" w:rsidP="00C60F75">
            <w:pPr>
              <w:jc w:val="center"/>
            </w:pPr>
            <w:r w:rsidRPr="006D1820">
              <w:lastRenderedPageBreak/>
              <w:t>14</w:t>
            </w:r>
          </w:p>
        </w:tc>
        <w:tc>
          <w:tcPr>
            <w:tcW w:w="827" w:type="dxa"/>
            <w:tcBorders>
              <w:top w:val="nil"/>
              <w:left w:val="nil"/>
              <w:bottom w:val="nil"/>
              <w:right w:val="nil"/>
            </w:tcBorders>
          </w:tcPr>
          <w:p w14:paraId="0744EF1D" w14:textId="77777777" w:rsidR="0031348E" w:rsidRPr="006D1820" w:rsidRDefault="0031348E" w:rsidP="00C60F75">
            <w:pPr>
              <w:jc w:val="center"/>
            </w:pPr>
            <w:r w:rsidRPr="006D1820">
              <w:rPr>
                <w:color w:val="000000"/>
              </w:rPr>
              <w:t>85</w:t>
            </w:r>
          </w:p>
        </w:tc>
        <w:tc>
          <w:tcPr>
            <w:tcW w:w="376" w:type="dxa"/>
            <w:tcBorders>
              <w:top w:val="nil"/>
              <w:left w:val="nil"/>
              <w:bottom w:val="nil"/>
              <w:right w:val="nil"/>
            </w:tcBorders>
          </w:tcPr>
          <w:p w14:paraId="7A95D51E"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611DD8D5" w14:textId="77777777" w:rsidR="0031348E" w:rsidRPr="006D1820" w:rsidRDefault="0031348E" w:rsidP="00C60F75">
            <w:pPr>
              <w:jc w:val="center"/>
            </w:pPr>
            <w:r w:rsidRPr="006D1820">
              <w:t>CP</w:t>
            </w:r>
          </w:p>
        </w:tc>
        <w:tc>
          <w:tcPr>
            <w:tcW w:w="818" w:type="dxa"/>
            <w:tcBorders>
              <w:top w:val="nil"/>
              <w:left w:val="nil"/>
              <w:bottom w:val="nil"/>
              <w:right w:val="nil"/>
            </w:tcBorders>
          </w:tcPr>
          <w:p w14:paraId="511443D0" w14:textId="77777777" w:rsidR="0031348E" w:rsidRPr="006D1820" w:rsidRDefault="0031348E" w:rsidP="00C60F75">
            <w:pPr>
              <w:jc w:val="center"/>
              <w:rPr>
                <w:color w:val="000000"/>
              </w:rPr>
            </w:pPr>
            <w:r w:rsidRPr="006D1820">
              <w:t>4.5</w:t>
            </w:r>
          </w:p>
        </w:tc>
        <w:tc>
          <w:tcPr>
            <w:tcW w:w="1034" w:type="dxa"/>
            <w:tcBorders>
              <w:top w:val="nil"/>
              <w:left w:val="nil"/>
              <w:bottom w:val="nil"/>
              <w:right w:val="nil"/>
            </w:tcBorders>
          </w:tcPr>
          <w:p w14:paraId="117A53A3" w14:textId="77777777" w:rsidR="0031348E" w:rsidRPr="006D1820" w:rsidRDefault="0031348E" w:rsidP="00C60F75">
            <w:pPr>
              <w:jc w:val="center"/>
            </w:pPr>
            <w:r w:rsidRPr="00802BA1">
              <w:t>y</w:t>
            </w:r>
            <w:r>
              <w:t>p</w:t>
            </w:r>
            <w:r w:rsidRPr="006D1820">
              <w:t>T3b N0</w:t>
            </w:r>
          </w:p>
        </w:tc>
        <w:tc>
          <w:tcPr>
            <w:tcW w:w="1568" w:type="dxa"/>
            <w:tcBorders>
              <w:top w:val="nil"/>
              <w:left w:val="nil"/>
              <w:bottom w:val="nil"/>
              <w:right w:val="nil"/>
            </w:tcBorders>
          </w:tcPr>
          <w:p w14:paraId="1CE75C39" w14:textId="77777777" w:rsidR="0031348E" w:rsidRPr="006D1820" w:rsidRDefault="0031348E" w:rsidP="00C60F75">
            <w:pPr>
              <w:jc w:val="center"/>
            </w:pPr>
            <w:r w:rsidRPr="006D1820">
              <w:rPr>
                <w:color w:val="000000"/>
              </w:rPr>
              <w:t>SM</w:t>
            </w:r>
          </w:p>
        </w:tc>
        <w:tc>
          <w:tcPr>
            <w:tcW w:w="2250" w:type="dxa"/>
            <w:tcBorders>
              <w:top w:val="nil"/>
              <w:left w:val="nil"/>
              <w:bottom w:val="nil"/>
              <w:right w:val="nil"/>
            </w:tcBorders>
          </w:tcPr>
          <w:p w14:paraId="72C9BF89" w14:textId="77777777" w:rsidR="0031348E" w:rsidRPr="006D1820" w:rsidRDefault="0031348E" w:rsidP="00C60F75">
            <w:pPr>
              <w:jc w:val="center"/>
              <w:rPr>
                <w:color w:val="000000"/>
              </w:rPr>
            </w:pPr>
            <w:r w:rsidRPr="006D1820">
              <w:rPr>
                <w:color w:val="000000"/>
              </w:rPr>
              <w:t>NE-like</w:t>
            </w:r>
          </w:p>
        </w:tc>
        <w:tc>
          <w:tcPr>
            <w:tcW w:w="2528" w:type="dxa"/>
            <w:tcBorders>
              <w:top w:val="nil"/>
              <w:left w:val="nil"/>
              <w:bottom w:val="nil"/>
              <w:right w:val="nil"/>
            </w:tcBorders>
          </w:tcPr>
          <w:p w14:paraId="40C5D9E3" w14:textId="77777777" w:rsidR="0031348E" w:rsidRPr="006D1820" w:rsidRDefault="0031348E" w:rsidP="00C60F75">
            <w:pPr>
              <w:jc w:val="center"/>
            </w:pPr>
            <w:r w:rsidRPr="006D1820">
              <w:rPr>
                <w:color w:val="000000"/>
              </w:rPr>
              <w:t>CP, chemo</w:t>
            </w:r>
          </w:p>
        </w:tc>
        <w:tc>
          <w:tcPr>
            <w:tcW w:w="901" w:type="dxa"/>
            <w:tcBorders>
              <w:top w:val="nil"/>
              <w:left w:val="nil"/>
              <w:bottom w:val="nil"/>
              <w:right w:val="nil"/>
            </w:tcBorders>
          </w:tcPr>
          <w:p w14:paraId="0144C1B2" w14:textId="77777777" w:rsidR="0031348E" w:rsidRPr="006D1820" w:rsidRDefault="0031348E" w:rsidP="00C60F75">
            <w:pPr>
              <w:jc w:val="center"/>
            </w:pPr>
            <w:r w:rsidRPr="006D1820">
              <w:rPr>
                <w:color w:val="000000"/>
              </w:rPr>
              <w:t>DOD (3)</w:t>
            </w:r>
          </w:p>
        </w:tc>
      </w:tr>
      <w:tr w:rsidR="0031348E" w:rsidRPr="006D1820" w14:paraId="73715667" w14:textId="77777777" w:rsidTr="00C60F75">
        <w:trPr>
          <w:trHeight w:hRule="exact" w:val="648"/>
        </w:trPr>
        <w:tc>
          <w:tcPr>
            <w:tcW w:w="263" w:type="dxa"/>
            <w:tcBorders>
              <w:top w:val="nil"/>
              <w:left w:val="nil"/>
              <w:bottom w:val="nil"/>
              <w:right w:val="nil"/>
            </w:tcBorders>
            <w:hideMark/>
          </w:tcPr>
          <w:p w14:paraId="0F275621" w14:textId="77777777" w:rsidR="0031348E" w:rsidRPr="006D1820" w:rsidRDefault="0031348E" w:rsidP="00C60F75">
            <w:pPr>
              <w:jc w:val="center"/>
            </w:pPr>
            <w:r w:rsidRPr="006D1820">
              <w:t>15</w:t>
            </w:r>
          </w:p>
        </w:tc>
        <w:tc>
          <w:tcPr>
            <w:tcW w:w="827" w:type="dxa"/>
            <w:tcBorders>
              <w:top w:val="nil"/>
              <w:left w:val="nil"/>
              <w:bottom w:val="nil"/>
              <w:right w:val="nil"/>
            </w:tcBorders>
          </w:tcPr>
          <w:p w14:paraId="731FDE84" w14:textId="77777777" w:rsidR="0031348E" w:rsidRPr="006D1820" w:rsidRDefault="0031348E" w:rsidP="00C60F75">
            <w:pPr>
              <w:jc w:val="center"/>
            </w:pPr>
            <w:r w:rsidRPr="006D1820">
              <w:rPr>
                <w:color w:val="000000"/>
              </w:rPr>
              <w:t>74</w:t>
            </w:r>
          </w:p>
        </w:tc>
        <w:tc>
          <w:tcPr>
            <w:tcW w:w="376" w:type="dxa"/>
            <w:tcBorders>
              <w:top w:val="nil"/>
              <w:left w:val="nil"/>
              <w:bottom w:val="nil"/>
              <w:right w:val="nil"/>
            </w:tcBorders>
          </w:tcPr>
          <w:p w14:paraId="28A86671"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5F6EB386" w14:textId="77777777" w:rsidR="0031348E" w:rsidRPr="006D1820" w:rsidRDefault="0031348E" w:rsidP="00C60F75">
            <w:pPr>
              <w:jc w:val="center"/>
            </w:pPr>
            <w:r>
              <w:t>TURBT</w:t>
            </w:r>
          </w:p>
        </w:tc>
        <w:tc>
          <w:tcPr>
            <w:tcW w:w="818" w:type="dxa"/>
            <w:tcBorders>
              <w:top w:val="nil"/>
              <w:left w:val="nil"/>
              <w:bottom w:val="nil"/>
              <w:right w:val="nil"/>
            </w:tcBorders>
          </w:tcPr>
          <w:p w14:paraId="34E9F78B" w14:textId="77777777" w:rsidR="0031348E" w:rsidRPr="006D1820" w:rsidRDefault="0031348E" w:rsidP="00C60F75">
            <w:pPr>
              <w:jc w:val="center"/>
              <w:rPr>
                <w:color w:val="000000"/>
              </w:rPr>
            </w:pPr>
            <w:r w:rsidRPr="006D1820">
              <w:t>NA</w:t>
            </w:r>
          </w:p>
        </w:tc>
        <w:tc>
          <w:tcPr>
            <w:tcW w:w="1034" w:type="dxa"/>
            <w:tcBorders>
              <w:top w:val="nil"/>
              <w:left w:val="nil"/>
              <w:bottom w:val="nil"/>
              <w:right w:val="nil"/>
            </w:tcBorders>
          </w:tcPr>
          <w:p w14:paraId="0ECA5D80" w14:textId="77777777" w:rsidR="0031348E" w:rsidRPr="006D1820" w:rsidRDefault="0031348E" w:rsidP="00C60F75">
            <w:pPr>
              <w:jc w:val="center"/>
              <w:rPr>
                <w:b/>
                <w:bCs/>
              </w:rPr>
            </w:pPr>
            <w:r w:rsidRPr="006D1820">
              <w:t>T2</w:t>
            </w:r>
          </w:p>
        </w:tc>
        <w:tc>
          <w:tcPr>
            <w:tcW w:w="1568" w:type="dxa"/>
            <w:tcBorders>
              <w:top w:val="nil"/>
              <w:left w:val="nil"/>
              <w:bottom w:val="nil"/>
              <w:right w:val="nil"/>
            </w:tcBorders>
          </w:tcPr>
          <w:p w14:paraId="0471AE5A" w14:textId="77777777" w:rsidR="0031348E" w:rsidRPr="006D1820" w:rsidRDefault="0031348E" w:rsidP="00C60F75">
            <w:pPr>
              <w:jc w:val="center"/>
            </w:pPr>
            <w:r w:rsidRPr="006D1820">
              <w:rPr>
                <w:color w:val="000000"/>
              </w:rPr>
              <w:t>SM; PUC; SCNEC</w:t>
            </w:r>
          </w:p>
        </w:tc>
        <w:tc>
          <w:tcPr>
            <w:tcW w:w="2250" w:type="dxa"/>
            <w:tcBorders>
              <w:top w:val="nil"/>
              <w:left w:val="nil"/>
              <w:bottom w:val="nil"/>
              <w:right w:val="nil"/>
            </w:tcBorders>
          </w:tcPr>
          <w:p w14:paraId="183A64AD" w14:textId="77777777" w:rsidR="0031348E" w:rsidRPr="006D1820" w:rsidRDefault="0031348E" w:rsidP="00C60F75">
            <w:pPr>
              <w:jc w:val="center"/>
              <w:rPr>
                <w:color w:val="000000"/>
              </w:rPr>
            </w:pPr>
            <w:r w:rsidRPr="006D1820">
              <w:rPr>
                <w:color w:val="000000"/>
              </w:rPr>
              <w:t>NE-like; LumP; NE-like</w:t>
            </w:r>
          </w:p>
        </w:tc>
        <w:tc>
          <w:tcPr>
            <w:tcW w:w="2528" w:type="dxa"/>
            <w:tcBorders>
              <w:top w:val="nil"/>
              <w:left w:val="nil"/>
              <w:bottom w:val="nil"/>
              <w:right w:val="nil"/>
            </w:tcBorders>
          </w:tcPr>
          <w:p w14:paraId="1334FA3F" w14:textId="77777777" w:rsidR="0031348E" w:rsidRPr="006D1820" w:rsidRDefault="0031348E" w:rsidP="00C60F75">
            <w:pPr>
              <w:jc w:val="center"/>
            </w:pPr>
            <w:r w:rsidRPr="006D1820">
              <w:rPr>
                <w:color w:val="000000"/>
              </w:rPr>
              <w:t>CP</w:t>
            </w:r>
            <w:r>
              <w:rPr>
                <w:vertAlign w:val="superscript"/>
              </w:rPr>
              <w:t>2</w:t>
            </w:r>
            <w:r w:rsidRPr="006D1820">
              <w:rPr>
                <w:color w:val="000000"/>
              </w:rPr>
              <w:t>, chemo</w:t>
            </w:r>
          </w:p>
        </w:tc>
        <w:tc>
          <w:tcPr>
            <w:tcW w:w="901" w:type="dxa"/>
            <w:tcBorders>
              <w:top w:val="nil"/>
              <w:left w:val="nil"/>
              <w:bottom w:val="nil"/>
              <w:right w:val="nil"/>
            </w:tcBorders>
          </w:tcPr>
          <w:p w14:paraId="7270FB9B" w14:textId="77777777" w:rsidR="0031348E" w:rsidRPr="006D1820" w:rsidRDefault="0031348E" w:rsidP="00C60F75">
            <w:pPr>
              <w:jc w:val="center"/>
            </w:pPr>
            <w:r w:rsidRPr="006D1820">
              <w:rPr>
                <w:color w:val="000000"/>
              </w:rPr>
              <w:t>DOD (6)</w:t>
            </w:r>
          </w:p>
        </w:tc>
      </w:tr>
      <w:tr w:rsidR="0031348E" w:rsidRPr="006D1820" w14:paraId="3559A8DB" w14:textId="77777777" w:rsidTr="00C60F75">
        <w:trPr>
          <w:trHeight w:hRule="exact" w:val="494"/>
        </w:trPr>
        <w:tc>
          <w:tcPr>
            <w:tcW w:w="263" w:type="dxa"/>
            <w:tcBorders>
              <w:top w:val="nil"/>
              <w:left w:val="nil"/>
              <w:bottom w:val="nil"/>
              <w:right w:val="nil"/>
            </w:tcBorders>
            <w:hideMark/>
          </w:tcPr>
          <w:p w14:paraId="5E0C993D" w14:textId="77777777" w:rsidR="0031348E" w:rsidRPr="006D1820" w:rsidRDefault="0031348E" w:rsidP="00C60F75">
            <w:pPr>
              <w:jc w:val="center"/>
            </w:pPr>
            <w:r w:rsidRPr="006D1820">
              <w:t>16</w:t>
            </w:r>
          </w:p>
        </w:tc>
        <w:tc>
          <w:tcPr>
            <w:tcW w:w="827" w:type="dxa"/>
            <w:tcBorders>
              <w:top w:val="nil"/>
              <w:left w:val="nil"/>
              <w:bottom w:val="nil"/>
              <w:right w:val="nil"/>
            </w:tcBorders>
          </w:tcPr>
          <w:p w14:paraId="245FA1B0" w14:textId="77777777" w:rsidR="0031348E" w:rsidRPr="006D1820" w:rsidRDefault="0031348E" w:rsidP="00C60F75">
            <w:pPr>
              <w:jc w:val="center"/>
            </w:pPr>
            <w:r w:rsidRPr="006D1820">
              <w:rPr>
                <w:color w:val="000000"/>
              </w:rPr>
              <w:t>72</w:t>
            </w:r>
          </w:p>
        </w:tc>
        <w:tc>
          <w:tcPr>
            <w:tcW w:w="376" w:type="dxa"/>
            <w:tcBorders>
              <w:top w:val="nil"/>
              <w:left w:val="nil"/>
              <w:bottom w:val="nil"/>
              <w:right w:val="nil"/>
            </w:tcBorders>
          </w:tcPr>
          <w:p w14:paraId="03CA9F54" w14:textId="77777777" w:rsidR="0031348E" w:rsidRPr="006D1820" w:rsidRDefault="0031348E" w:rsidP="00C60F75">
            <w:pPr>
              <w:jc w:val="center"/>
            </w:pPr>
            <w:r w:rsidRPr="006D1820">
              <w:t>M</w:t>
            </w:r>
          </w:p>
        </w:tc>
        <w:tc>
          <w:tcPr>
            <w:tcW w:w="979" w:type="dxa"/>
            <w:tcBorders>
              <w:top w:val="nil"/>
              <w:left w:val="nil"/>
              <w:bottom w:val="nil"/>
              <w:right w:val="nil"/>
            </w:tcBorders>
          </w:tcPr>
          <w:p w14:paraId="0F4F0A72" w14:textId="77777777" w:rsidR="0031348E" w:rsidRPr="006D1820" w:rsidRDefault="0031348E" w:rsidP="00C60F75">
            <w:pPr>
              <w:jc w:val="center"/>
            </w:pPr>
            <w:r w:rsidRPr="006D1820">
              <w:t>CP</w:t>
            </w:r>
          </w:p>
        </w:tc>
        <w:tc>
          <w:tcPr>
            <w:tcW w:w="818" w:type="dxa"/>
            <w:tcBorders>
              <w:top w:val="nil"/>
              <w:left w:val="nil"/>
              <w:bottom w:val="nil"/>
              <w:right w:val="nil"/>
            </w:tcBorders>
          </w:tcPr>
          <w:p w14:paraId="66508257" w14:textId="77777777" w:rsidR="0031348E" w:rsidRPr="006D1820" w:rsidRDefault="0031348E" w:rsidP="00C60F75">
            <w:pPr>
              <w:jc w:val="center"/>
            </w:pPr>
            <w:r w:rsidRPr="006D1820">
              <w:t>13.0</w:t>
            </w:r>
          </w:p>
        </w:tc>
        <w:tc>
          <w:tcPr>
            <w:tcW w:w="1034" w:type="dxa"/>
            <w:tcBorders>
              <w:top w:val="nil"/>
              <w:left w:val="nil"/>
              <w:bottom w:val="nil"/>
              <w:right w:val="nil"/>
            </w:tcBorders>
          </w:tcPr>
          <w:p w14:paraId="39A53606" w14:textId="77777777" w:rsidR="0031348E" w:rsidRPr="006D1820" w:rsidRDefault="0031348E" w:rsidP="00C60F75">
            <w:pPr>
              <w:jc w:val="center"/>
            </w:pPr>
            <w:r>
              <w:t>p</w:t>
            </w:r>
            <w:r w:rsidRPr="006D1820">
              <w:t>T4a N0</w:t>
            </w:r>
          </w:p>
        </w:tc>
        <w:tc>
          <w:tcPr>
            <w:tcW w:w="1568" w:type="dxa"/>
            <w:tcBorders>
              <w:top w:val="nil"/>
              <w:left w:val="nil"/>
              <w:bottom w:val="nil"/>
              <w:right w:val="nil"/>
            </w:tcBorders>
          </w:tcPr>
          <w:p w14:paraId="121645AC" w14:textId="77777777" w:rsidR="0031348E" w:rsidRPr="006D1820" w:rsidRDefault="0031348E" w:rsidP="00C60F75">
            <w:pPr>
              <w:jc w:val="center"/>
            </w:pPr>
            <w:r w:rsidRPr="006D1820">
              <w:rPr>
                <w:color w:val="000000"/>
              </w:rPr>
              <w:t>SM</w:t>
            </w:r>
          </w:p>
        </w:tc>
        <w:tc>
          <w:tcPr>
            <w:tcW w:w="2250" w:type="dxa"/>
            <w:tcBorders>
              <w:top w:val="nil"/>
              <w:left w:val="nil"/>
              <w:bottom w:val="nil"/>
              <w:right w:val="nil"/>
            </w:tcBorders>
          </w:tcPr>
          <w:p w14:paraId="7B7B8184" w14:textId="77777777" w:rsidR="0031348E" w:rsidRPr="006D1820" w:rsidRDefault="0031348E" w:rsidP="00C60F75">
            <w:pPr>
              <w:jc w:val="center"/>
              <w:rPr>
                <w:color w:val="000000"/>
              </w:rPr>
            </w:pPr>
            <w:r w:rsidRPr="006D1820">
              <w:rPr>
                <w:color w:val="000000"/>
              </w:rPr>
              <w:t>Ba/Sq</w:t>
            </w:r>
          </w:p>
        </w:tc>
        <w:tc>
          <w:tcPr>
            <w:tcW w:w="2528" w:type="dxa"/>
            <w:tcBorders>
              <w:top w:val="nil"/>
              <w:left w:val="nil"/>
              <w:bottom w:val="nil"/>
              <w:right w:val="nil"/>
            </w:tcBorders>
          </w:tcPr>
          <w:p w14:paraId="4C24A155" w14:textId="77777777" w:rsidR="0031348E" w:rsidRPr="006D1820" w:rsidRDefault="0031348E" w:rsidP="00C60F75">
            <w:pPr>
              <w:jc w:val="center"/>
            </w:pPr>
            <w:r w:rsidRPr="006D1820">
              <w:rPr>
                <w:color w:val="000000"/>
              </w:rPr>
              <w:t>CP</w:t>
            </w:r>
          </w:p>
        </w:tc>
        <w:tc>
          <w:tcPr>
            <w:tcW w:w="901" w:type="dxa"/>
            <w:tcBorders>
              <w:top w:val="nil"/>
              <w:left w:val="nil"/>
              <w:bottom w:val="nil"/>
              <w:right w:val="nil"/>
            </w:tcBorders>
          </w:tcPr>
          <w:p w14:paraId="344E27CD" w14:textId="77777777" w:rsidR="0031348E" w:rsidRPr="006D1820" w:rsidRDefault="0031348E" w:rsidP="00C60F75">
            <w:pPr>
              <w:jc w:val="center"/>
            </w:pPr>
            <w:r w:rsidRPr="006D1820">
              <w:rPr>
                <w:color w:val="000000"/>
              </w:rPr>
              <w:t>DOD (3)</w:t>
            </w:r>
          </w:p>
        </w:tc>
      </w:tr>
      <w:tr w:rsidR="0031348E" w:rsidRPr="006D1820" w14:paraId="3C03284D" w14:textId="77777777" w:rsidTr="00C60F75">
        <w:trPr>
          <w:trHeight w:hRule="exact" w:val="368"/>
        </w:trPr>
        <w:tc>
          <w:tcPr>
            <w:tcW w:w="263" w:type="dxa"/>
            <w:tcBorders>
              <w:top w:val="nil"/>
              <w:left w:val="nil"/>
              <w:bottom w:val="single" w:sz="6" w:space="0" w:color="auto"/>
              <w:right w:val="nil"/>
            </w:tcBorders>
            <w:hideMark/>
          </w:tcPr>
          <w:p w14:paraId="4BAFBB0A" w14:textId="77777777" w:rsidR="0031348E" w:rsidRPr="006D1820" w:rsidRDefault="0031348E" w:rsidP="00C60F75">
            <w:pPr>
              <w:jc w:val="center"/>
            </w:pPr>
            <w:r w:rsidRPr="006D1820">
              <w:t>17</w:t>
            </w:r>
          </w:p>
        </w:tc>
        <w:tc>
          <w:tcPr>
            <w:tcW w:w="827" w:type="dxa"/>
            <w:tcBorders>
              <w:top w:val="nil"/>
              <w:left w:val="nil"/>
              <w:bottom w:val="single" w:sz="6" w:space="0" w:color="auto"/>
              <w:right w:val="nil"/>
            </w:tcBorders>
          </w:tcPr>
          <w:p w14:paraId="2FA75489" w14:textId="77777777" w:rsidR="0031348E" w:rsidRPr="006D1820" w:rsidRDefault="0031348E" w:rsidP="00C60F75">
            <w:pPr>
              <w:jc w:val="center"/>
            </w:pPr>
            <w:r w:rsidRPr="006D1820">
              <w:rPr>
                <w:color w:val="000000"/>
              </w:rPr>
              <w:t>72</w:t>
            </w:r>
          </w:p>
        </w:tc>
        <w:tc>
          <w:tcPr>
            <w:tcW w:w="376" w:type="dxa"/>
            <w:tcBorders>
              <w:top w:val="nil"/>
              <w:left w:val="nil"/>
              <w:bottom w:val="single" w:sz="6" w:space="0" w:color="auto"/>
              <w:right w:val="nil"/>
            </w:tcBorders>
          </w:tcPr>
          <w:p w14:paraId="4162E6CF" w14:textId="77777777" w:rsidR="0031348E" w:rsidRPr="006D1820" w:rsidRDefault="0031348E" w:rsidP="00C60F75">
            <w:pPr>
              <w:jc w:val="center"/>
              <w:rPr>
                <w:color w:val="000000"/>
              </w:rPr>
            </w:pPr>
            <w:r w:rsidRPr="006D1820">
              <w:t>M</w:t>
            </w:r>
          </w:p>
        </w:tc>
        <w:tc>
          <w:tcPr>
            <w:tcW w:w="979" w:type="dxa"/>
            <w:tcBorders>
              <w:top w:val="nil"/>
              <w:left w:val="nil"/>
              <w:bottom w:val="single" w:sz="6" w:space="0" w:color="auto"/>
              <w:right w:val="nil"/>
            </w:tcBorders>
          </w:tcPr>
          <w:p w14:paraId="0A3D6147" w14:textId="77777777" w:rsidR="0031348E" w:rsidRPr="006D1820" w:rsidRDefault="0031348E" w:rsidP="00C60F75">
            <w:pPr>
              <w:jc w:val="center"/>
            </w:pPr>
            <w:r>
              <w:t>TURBT</w:t>
            </w:r>
          </w:p>
        </w:tc>
        <w:tc>
          <w:tcPr>
            <w:tcW w:w="818" w:type="dxa"/>
            <w:tcBorders>
              <w:top w:val="nil"/>
              <w:left w:val="nil"/>
              <w:bottom w:val="single" w:sz="6" w:space="0" w:color="auto"/>
              <w:right w:val="nil"/>
            </w:tcBorders>
          </w:tcPr>
          <w:p w14:paraId="6FC99E9B" w14:textId="77777777" w:rsidR="0031348E" w:rsidRPr="006D1820" w:rsidRDefault="0031348E" w:rsidP="00C60F75">
            <w:pPr>
              <w:jc w:val="center"/>
              <w:rPr>
                <w:color w:val="000000"/>
              </w:rPr>
            </w:pPr>
            <w:r w:rsidRPr="006D1820">
              <w:t>NA</w:t>
            </w:r>
          </w:p>
        </w:tc>
        <w:tc>
          <w:tcPr>
            <w:tcW w:w="1034" w:type="dxa"/>
            <w:tcBorders>
              <w:top w:val="nil"/>
              <w:left w:val="nil"/>
              <w:bottom w:val="single" w:sz="6" w:space="0" w:color="auto"/>
              <w:right w:val="nil"/>
            </w:tcBorders>
          </w:tcPr>
          <w:p w14:paraId="24D69AE5" w14:textId="77777777" w:rsidR="0031348E" w:rsidRPr="006D1820" w:rsidRDefault="0031348E" w:rsidP="00C60F75">
            <w:pPr>
              <w:jc w:val="center"/>
            </w:pPr>
            <w:r w:rsidRPr="006D1820">
              <w:t>At least T1</w:t>
            </w:r>
          </w:p>
        </w:tc>
        <w:tc>
          <w:tcPr>
            <w:tcW w:w="1568" w:type="dxa"/>
            <w:tcBorders>
              <w:top w:val="nil"/>
              <w:left w:val="nil"/>
              <w:bottom w:val="single" w:sz="6" w:space="0" w:color="auto"/>
              <w:right w:val="nil"/>
            </w:tcBorders>
          </w:tcPr>
          <w:p w14:paraId="5800FCF6" w14:textId="77777777" w:rsidR="0031348E" w:rsidRPr="006D1820" w:rsidRDefault="0031348E" w:rsidP="00C60F75">
            <w:pPr>
              <w:jc w:val="center"/>
            </w:pPr>
            <w:r w:rsidRPr="006D1820">
              <w:rPr>
                <w:color w:val="000000"/>
              </w:rPr>
              <w:t>SM; CIUC</w:t>
            </w:r>
          </w:p>
        </w:tc>
        <w:tc>
          <w:tcPr>
            <w:tcW w:w="2250" w:type="dxa"/>
            <w:tcBorders>
              <w:top w:val="nil"/>
              <w:left w:val="nil"/>
              <w:bottom w:val="single" w:sz="6" w:space="0" w:color="auto"/>
              <w:right w:val="nil"/>
            </w:tcBorders>
          </w:tcPr>
          <w:p w14:paraId="38F544EE" w14:textId="77777777" w:rsidR="0031348E" w:rsidRPr="006D1820" w:rsidRDefault="0031348E" w:rsidP="00C60F75">
            <w:pPr>
              <w:jc w:val="center"/>
              <w:rPr>
                <w:color w:val="000000"/>
              </w:rPr>
            </w:pPr>
            <w:r w:rsidRPr="006D1820">
              <w:rPr>
                <w:color w:val="000000"/>
              </w:rPr>
              <w:t>Ba/Sq; Ba/Sq</w:t>
            </w:r>
          </w:p>
        </w:tc>
        <w:tc>
          <w:tcPr>
            <w:tcW w:w="2528" w:type="dxa"/>
            <w:tcBorders>
              <w:top w:val="nil"/>
              <w:left w:val="nil"/>
              <w:bottom w:val="single" w:sz="6" w:space="0" w:color="auto"/>
              <w:right w:val="nil"/>
            </w:tcBorders>
          </w:tcPr>
          <w:p w14:paraId="346236F4" w14:textId="77777777" w:rsidR="0031348E" w:rsidRPr="006D1820" w:rsidRDefault="0031348E" w:rsidP="00C60F75">
            <w:pPr>
              <w:jc w:val="center"/>
            </w:pPr>
            <w:r>
              <w:rPr>
                <w:color w:val="000000"/>
              </w:rPr>
              <w:t>TURBT</w:t>
            </w:r>
          </w:p>
        </w:tc>
        <w:tc>
          <w:tcPr>
            <w:tcW w:w="901" w:type="dxa"/>
            <w:tcBorders>
              <w:top w:val="nil"/>
              <w:left w:val="nil"/>
              <w:bottom w:val="single" w:sz="6" w:space="0" w:color="auto"/>
              <w:right w:val="nil"/>
            </w:tcBorders>
          </w:tcPr>
          <w:p w14:paraId="36E2F5F9" w14:textId="77777777" w:rsidR="0031348E" w:rsidRPr="006D1820" w:rsidRDefault="0031348E" w:rsidP="00C60F75">
            <w:pPr>
              <w:jc w:val="center"/>
            </w:pPr>
            <w:r w:rsidRPr="006D1820">
              <w:rPr>
                <w:color w:val="000000"/>
              </w:rPr>
              <w:t>NED (72)</w:t>
            </w:r>
          </w:p>
        </w:tc>
      </w:tr>
    </w:tbl>
    <w:p w14:paraId="602DD974" w14:textId="77777777" w:rsidR="0031348E" w:rsidRDefault="0031348E" w:rsidP="0031348E">
      <w:r w:rsidRPr="006D1820">
        <w:t xml:space="preserve">Abbreviations: AOIs, </w:t>
      </w:r>
      <w:bookmarkStart w:id="102" w:name="OLE_LINK1"/>
      <w:r w:rsidRPr="006D1820">
        <w:t>areas of interest</w:t>
      </w:r>
      <w:bookmarkEnd w:id="102"/>
      <w:r w:rsidRPr="006D1820">
        <w:t xml:space="preserve">; AWM, alive with metastasis/metastases; Ba/Sq, basal/squamous; BSO, bilateral salpingo-oophorectomy; chemo, chemotherapy; CIUC, conventional invasive urothelial carcinoma; cm, centimeter; CP, cystoprostatectomy; CT, cystectomy; dx, diagnosis; DOD, died of disease; HYS, hysterectomy; LumNS, luminal nonspecified; LumP, luminal papillary; LumU, luminal unstable; m, months; M, male; MP, micropapillary; NA, not available; NE, neuroendocrine; NED, no evidence of disease; PC, plasmacytoid; pembro, pembrolizumab; pt, patient; PUC, papillary urothelial carcinoma; RT, radiotherapy; SCNEC, small cell neuroendocrine carcinoma; SM, sarcomatoid; </w:t>
      </w:r>
      <w:r>
        <w:t>TURBT</w:t>
      </w:r>
      <w:r w:rsidRPr="006D1820">
        <w:t>, transurethral resection</w:t>
      </w:r>
      <w:r>
        <w:t xml:space="preserve"> of bladder tumor</w:t>
      </w:r>
      <w:r w:rsidRPr="006D1820">
        <w:t>; UCIS, urothelial carcinoma in situ; y, years. </w:t>
      </w:r>
    </w:p>
    <w:p w14:paraId="00EF206C" w14:textId="77777777" w:rsidR="0031348E" w:rsidRPr="006D1820" w:rsidRDefault="0031348E" w:rsidP="0031348E"/>
    <w:p w14:paraId="59FC1BEB" w14:textId="77777777" w:rsidR="0031348E" w:rsidRDefault="0031348E" w:rsidP="0031348E">
      <w:r w:rsidRPr="006D1820">
        <w:rPr>
          <w:vertAlign w:val="superscript"/>
        </w:rPr>
        <w:t xml:space="preserve">1 </w:t>
      </w:r>
      <w:r w:rsidRPr="006D1820">
        <w:t>Sequencing was unsuccessful due to low saturation.</w:t>
      </w:r>
      <w:r>
        <w:t xml:space="preserve"> </w:t>
      </w:r>
    </w:p>
    <w:p w14:paraId="37C7EBFA" w14:textId="77777777" w:rsidR="0031348E" w:rsidRDefault="0031348E" w:rsidP="0031348E">
      <w:r>
        <w:rPr>
          <w:vertAlign w:val="superscript"/>
        </w:rPr>
        <w:t>2</w:t>
      </w:r>
      <w:r w:rsidRPr="006D1820">
        <w:rPr>
          <w:vertAlign w:val="superscript"/>
        </w:rPr>
        <w:t xml:space="preserve"> </w:t>
      </w:r>
      <w:r w:rsidRPr="006D1820">
        <w:t>No residual tumor was identified in the cystectomy specimen.</w:t>
      </w:r>
    </w:p>
    <w:p w14:paraId="474F18DA" w14:textId="77777777" w:rsidR="0031348E" w:rsidRDefault="0031348E" w:rsidP="0031348E"/>
    <w:p w14:paraId="03E2AE12" w14:textId="77777777" w:rsidR="0031348E" w:rsidRDefault="0031348E" w:rsidP="0031348E"/>
    <w:p w14:paraId="706E2BD1" w14:textId="77777777" w:rsidR="0031348E" w:rsidRDefault="0031348E" w:rsidP="0031348E"/>
    <w:sectPr w:rsidR="0031348E" w:rsidSect="009103EA">
      <w:footerReference w:type="even" r:id="rId54"/>
      <w:footerReference w:type="default" r:id="rId5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2" w:author="Nawrocki, Cole Charles (ccn7wn)" w:date="2026-06-15T11:59:00Z" w:initials="NCC(">
    <w:p w14:paraId="74D16CA8" w14:textId="77777777" w:rsidR="0000238B" w:rsidRDefault="0000238B" w:rsidP="0000238B">
      <w:r>
        <w:rPr>
          <w:rStyle w:val="CommentReference"/>
        </w:rPr>
        <w:annotationRef/>
      </w:r>
      <w:r>
        <w:rPr>
          <w:rFonts w:eastAsia="Malgun Gothic"/>
          <w:sz w:val="24"/>
          <w:szCs w:val="24"/>
        </w:rPr>
        <w:t>10.18129/B9.bioc.GeoMxWorkflows</w:t>
      </w:r>
    </w:p>
  </w:comment>
  <w:comment w:id="4" w:author="Nawrocki, Cole Charles (ccn7wn)" w:date="2026-06-15T14:25:00Z" w:initials="NCC(">
    <w:p w14:paraId="367EC271" w14:textId="77777777" w:rsidR="00A86C3E" w:rsidRDefault="00A86C3E" w:rsidP="00A86C3E">
      <w:r>
        <w:rPr>
          <w:rStyle w:val="CommentReference"/>
        </w:rPr>
        <w:annotationRef/>
      </w:r>
      <w:r>
        <w:rPr>
          <w:rFonts w:eastAsia="Malgun Gothic"/>
          <w:sz w:val="24"/>
          <w:szCs w:val="24"/>
        </w:rPr>
        <w:t>Addressed minor comments</w:t>
      </w:r>
    </w:p>
  </w:comment>
  <w:comment w:id="38" w:author="Nawrocki, Cole Charles (ccn7wn)" w:date="2026-06-15T15:10:00Z" w:initials="NCC(">
    <w:p w14:paraId="564BACC0" w14:textId="77777777" w:rsidR="00F16947" w:rsidRDefault="00F16947" w:rsidP="00F16947">
      <w:r>
        <w:rPr>
          <w:rStyle w:val="CommentReference"/>
        </w:rPr>
        <w:annotationRef/>
      </w:r>
      <w:r>
        <w:rPr>
          <w:rFonts w:eastAsia="Malgun Gothic"/>
          <w:sz w:val="24"/>
          <w:szCs w:val="24"/>
        </w:rPr>
        <w:t>Addresses reviewer 2's third question</w:t>
      </w:r>
    </w:p>
  </w:comment>
  <w:comment w:id="79" w:author="Nawrocki, Cole Charles (ccn7wn)" w:date="2026-06-15T15:04:00Z" w:initials="NCC(">
    <w:p w14:paraId="62172DE5" w14:textId="77777777" w:rsidR="00A914CE" w:rsidRDefault="00A914CE" w:rsidP="00A914CE">
      <w:r>
        <w:rPr>
          <w:rStyle w:val="CommentReference"/>
        </w:rPr>
        <w:annotationRef/>
      </w:r>
      <w:r>
        <w:rPr>
          <w:rFonts w:eastAsia="Malgun Gothic"/>
          <w:color w:val="1A1918"/>
          <w:sz w:val="24"/>
          <w:szCs w:val="24"/>
        </w:rPr>
        <w:t>DOI: 10.1002/ece3.9062</w:t>
      </w:r>
    </w:p>
  </w:comment>
  <w:comment w:id="90" w:author="Nawrocki, Cole Charles (ccn7wn)" w:date="2026-06-15T15:07:00Z" w:initials="NCC(">
    <w:p w14:paraId="0219FFDA" w14:textId="77777777" w:rsidR="009D614F" w:rsidRDefault="009D614F" w:rsidP="009D614F">
      <w:r>
        <w:rPr>
          <w:rStyle w:val="CommentReference"/>
        </w:rPr>
        <w:annotationRef/>
      </w:r>
      <w:r>
        <w:rPr>
          <w:rFonts w:eastAsia="Malgun Gothic"/>
          <w:sz w:val="24"/>
          <w:szCs w:val="24"/>
        </w:rPr>
        <w:t>10.18129/B9.bioc.variancePartition</w:t>
      </w:r>
    </w:p>
  </w:comment>
  <w:comment w:id="93" w:author="Nawrocki, Cole Charles (ccn7wn)" w:date="2026-06-15T14:58:00Z" w:initials="NCC(">
    <w:p w14:paraId="2667BD8B" w14:textId="77777777" w:rsidR="00A914CE" w:rsidRDefault="00A914CE" w:rsidP="00A914CE">
      <w:r>
        <w:rPr>
          <w:rStyle w:val="CommentReference"/>
        </w:rPr>
        <w:annotationRef/>
      </w:r>
      <w:r>
        <w:rPr>
          <w:rFonts w:eastAsia="Malgun Gothic"/>
          <w:sz w:val="24"/>
          <w:szCs w:val="24"/>
        </w:rPr>
        <w:t>I think it is important that the tech is the same. Since it is sequencing, we get the same type of readout: integer counts.</w:t>
      </w:r>
    </w:p>
  </w:comment>
  <w:comment w:id="68" w:author="Nawrocki, Cole Charles (ccn7wn)" w:date="2026-06-15T15:09:00Z" w:initials="NCC(">
    <w:p w14:paraId="105A82E5" w14:textId="77777777" w:rsidR="008C205A" w:rsidRDefault="008C205A" w:rsidP="008C205A">
      <w:r>
        <w:rPr>
          <w:rStyle w:val="CommentReference"/>
        </w:rPr>
        <w:annotationRef/>
      </w:r>
      <w:r>
        <w:rPr>
          <w:rFonts w:eastAsia="Malgun Gothic"/>
          <w:sz w:val="24"/>
          <w:szCs w:val="24"/>
        </w:rPr>
        <w:t>Addresses reviewer 2's question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4D16CA8" w15:done="0"/>
  <w15:commentEx w15:paraId="367EC271" w15:done="0"/>
  <w15:commentEx w15:paraId="564BACC0" w15:done="0"/>
  <w15:commentEx w15:paraId="62172DE5" w15:done="0"/>
  <w15:commentEx w15:paraId="0219FFDA" w15:done="0"/>
  <w15:commentEx w15:paraId="2667BD8B" w15:done="0"/>
  <w15:commentEx w15:paraId="105A82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975285A" w16cex:dateUtc="2026-06-15T15:59:00Z"/>
  <w16cex:commentExtensible w16cex:durableId="2314D00A" w16cex:dateUtc="2026-06-15T18:25:00Z"/>
  <w16cex:commentExtensible w16cex:durableId="7B3D20A3" w16cex:dateUtc="2026-06-15T19:10:00Z"/>
  <w16cex:commentExtensible w16cex:durableId="0949CF94" w16cex:dateUtc="2026-06-15T19:04:00Z"/>
  <w16cex:commentExtensible w16cex:durableId="1EFB08B2" w16cex:dateUtc="2026-06-15T19:07:00Z"/>
  <w16cex:commentExtensible w16cex:durableId="110660C6" w16cex:dateUtc="2026-06-15T18:58:00Z"/>
  <w16cex:commentExtensible w16cex:durableId="297235CD" w16cex:dateUtc="2026-06-15T1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4D16CA8" w16cid:durableId="4975285A"/>
  <w16cid:commentId w16cid:paraId="367EC271" w16cid:durableId="2314D00A"/>
  <w16cid:commentId w16cid:paraId="564BACC0" w16cid:durableId="7B3D20A3"/>
  <w16cid:commentId w16cid:paraId="62172DE5" w16cid:durableId="0949CF94"/>
  <w16cid:commentId w16cid:paraId="0219FFDA" w16cid:durableId="1EFB08B2"/>
  <w16cid:commentId w16cid:paraId="2667BD8B" w16cid:durableId="110660C6"/>
  <w16cid:commentId w16cid:paraId="105A82E5" w16cid:durableId="297235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98FB3D" w14:textId="77777777" w:rsidR="00895569" w:rsidRDefault="00895569" w:rsidP="0085287C">
      <w:r>
        <w:separator/>
      </w:r>
    </w:p>
  </w:endnote>
  <w:endnote w:type="continuationSeparator" w:id="0">
    <w:p w14:paraId="6BD4C819" w14:textId="77777777" w:rsidR="00895569" w:rsidRDefault="00895569" w:rsidP="00852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 w:name="AdvTimes-i">
    <w:altName w:val="Cambria"/>
    <w:panose1 w:val="020B0604020202020204"/>
    <w:charset w:val="00"/>
    <w:family w:val="roman"/>
    <w:notTrueType/>
    <w:pitch w:val="default"/>
  </w:font>
  <w:font w:name="TimesNewRomanPSMT">
    <w:altName w:val="Times New Roman"/>
    <w:panose1 w:val="020B06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BEF4BA" w14:textId="77777777" w:rsidR="0016102F" w:rsidRDefault="0016102F" w:rsidP="00766AF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CBF358D" w14:textId="77777777" w:rsidR="0016102F" w:rsidRDefault="001610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0E5B7B" w14:textId="77777777" w:rsidR="0016102F" w:rsidRDefault="0016102F" w:rsidP="00766AF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45D86AC7" w14:textId="77777777" w:rsidR="0016102F" w:rsidRDefault="00161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C7CF6D" w14:textId="77777777" w:rsidR="00895569" w:rsidRDefault="00895569" w:rsidP="0085287C">
      <w:r>
        <w:separator/>
      </w:r>
    </w:p>
  </w:footnote>
  <w:footnote w:type="continuationSeparator" w:id="0">
    <w:p w14:paraId="4D971229" w14:textId="77777777" w:rsidR="00895569" w:rsidRDefault="00895569" w:rsidP="008528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3AFAF19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340F7A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FCC33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21E6AD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E68075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B28F9F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40C6D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54CFA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BC230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2C31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CD2150"/>
    <w:multiLevelType w:val="multilevel"/>
    <w:tmpl w:val="665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F0AB7"/>
    <w:multiLevelType w:val="multilevel"/>
    <w:tmpl w:val="A356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6E"/>
    <w:multiLevelType w:val="multilevel"/>
    <w:tmpl w:val="5FFE24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0CEF5072"/>
    <w:multiLevelType w:val="multilevel"/>
    <w:tmpl w:val="F4A0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84005"/>
    <w:multiLevelType w:val="multilevel"/>
    <w:tmpl w:val="5D3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74B7D"/>
    <w:multiLevelType w:val="multilevel"/>
    <w:tmpl w:val="791A3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B1562C"/>
    <w:multiLevelType w:val="hybridMultilevel"/>
    <w:tmpl w:val="5226D858"/>
    <w:lvl w:ilvl="0" w:tplc="471EB7D4">
      <w:start w:val="1"/>
      <w:numFmt w:val="bullet"/>
      <w:lvlText w:val="•"/>
      <w:lvlJc w:val="left"/>
      <w:pPr>
        <w:tabs>
          <w:tab w:val="num" w:pos="720"/>
        </w:tabs>
        <w:ind w:left="720" w:hanging="360"/>
      </w:pPr>
      <w:rPr>
        <w:rFonts w:ascii="Arial" w:hAnsi="Arial" w:hint="default"/>
      </w:rPr>
    </w:lvl>
    <w:lvl w:ilvl="1" w:tplc="CC5A5202" w:tentative="1">
      <w:start w:val="1"/>
      <w:numFmt w:val="bullet"/>
      <w:lvlText w:val="•"/>
      <w:lvlJc w:val="left"/>
      <w:pPr>
        <w:tabs>
          <w:tab w:val="num" w:pos="1440"/>
        </w:tabs>
        <w:ind w:left="1440" w:hanging="360"/>
      </w:pPr>
      <w:rPr>
        <w:rFonts w:ascii="Arial" w:hAnsi="Arial" w:hint="default"/>
      </w:rPr>
    </w:lvl>
    <w:lvl w:ilvl="2" w:tplc="865AABC8" w:tentative="1">
      <w:start w:val="1"/>
      <w:numFmt w:val="bullet"/>
      <w:lvlText w:val="•"/>
      <w:lvlJc w:val="left"/>
      <w:pPr>
        <w:tabs>
          <w:tab w:val="num" w:pos="2160"/>
        </w:tabs>
        <w:ind w:left="2160" w:hanging="360"/>
      </w:pPr>
      <w:rPr>
        <w:rFonts w:ascii="Arial" w:hAnsi="Arial" w:hint="default"/>
      </w:rPr>
    </w:lvl>
    <w:lvl w:ilvl="3" w:tplc="8AF07FE2" w:tentative="1">
      <w:start w:val="1"/>
      <w:numFmt w:val="bullet"/>
      <w:lvlText w:val="•"/>
      <w:lvlJc w:val="left"/>
      <w:pPr>
        <w:tabs>
          <w:tab w:val="num" w:pos="2880"/>
        </w:tabs>
        <w:ind w:left="2880" w:hanging="360"/>
      </w:pPr>
      <w:rPr>
        <w:rFonts w:ascii="Arial" w:hAnsi="Arial" w:hint="default"/>
      </w:rPr>
    </w:lvl>
    <w:lvl w:ilvl="4" w:tplc="A0B6D978" w:tentative="1">
      <w:start w:val="1"/>
      <w:numFmt w:val="bullet"/>
      <w:lvlText w:val="•"/>
      <w:lvlJc w:val="left"/>
      <w:pPr>
        <w:tabs>
          <w:tab w:val="num" w:pos="3600"/>
        </w:tabs>
        <w:ind w:left="3600" w:hanging="360"/>
      </w:pPr>
      <w:rPr>
        <w:rFonts w:ascii="Arial" w:hAnsi="Arial" w:hint="default"/>
      </w:rPr>
    </w:lvl>
    <w:lvl w:ilvl="5" w:tplc="7D14F650" w:tentative="1">
      <w:start w:val="1"/>
      <w:numFmt w:val="bullet"/>
      <w:lvlText w:val="•"/>
      <w:lvlJc w:val="left"/>
      <w:pPr>
        <w:tabs>
          <w:tab w:val="num" w:pos="4320"/>
        </w:tabs>
        <w:ind w:left="4320" w:hanging="360"/>
      </w:pPr>
      <w:rPr>
        <w:rFonts w:ascii="Arial" w:hAnsi="Arial" w:hint="default"/>
      </w:rPr>
    </w:lvl>
    <w:lvl w:ilvl="6" w:tplc="F148FA4A" w:tentative="1">
      <w:start w:val="1"/>
      <w:numFmt w:val="bullet"/>
      <w:lvlText w:val="•"/>
      <w:lvlJc w:val="left"/>
      <w:pPr>
        <w:tabs>
          <w:tab w:val="num" w:pos="5040"/>
        </w:tabs>
        <w:ind w:left="5040" w:hanging="360"/>
      </w:pPr>
      <w:rPr>
        <w:rFonts w:ascii="Arial" w:hAnsi="Arial" w:hint="default"/>
      </w:rPr>
    </w:lvl>
    <w:lvl w:ilvl="7" w:tplc="87B8351A" w:tentative="1">
      <w:start w:val="1"/>
      <w:numFmt w:val="bullet"/>
      <w:lvlText w:val="•"/>
      <w:lvlJc w:val="left"/>
      <w:pPr>
        <w:tabs>
          <w:tab w:val="num" w:pos="5760"/>
        </w:tabs>
        <w:ind w:left="5760" w:hanging="360"/>
      </w:pPr>
      <w:rPr>
        <w:rFonts w:ascii="Arial" w:hAnsi="Arial" w:hint="default"/>
      </w:rPr>
    </w:lvl>
    <w:lvl w:ilvl="8" w:tplc="6E8678D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0162986"/>
    <w:multiLevelType w:val="multilevel"/>
    <w:tmpl w:val="4BEA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87C57"/>
    <w:multiLevelType w:val="multilevel"/>
    <w:tmpl w:val="F478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9472F"/>
    <w:multiLevelType w:val="multilevel"/>
    <w:tmpl w:val="4C4E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56B3D"/>
    <w:multiLevelType w:val="multilevel"/>
    <w:tmpl w:val="C2BA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B2BE0"/>
    <w:multiLevelType w:val="hybridMultilevel"/>
    <w:tmpl w:val="E77E9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2B1AE9"/>
    <w:multiLevelType w:val="multilevel"/>
    <w:tmpl w:val="2C16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C5337"/>
    <w:multiLevelType w:val="multilevel"/>
    <w:tmpl w:val="4CDA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031A0"/>
    <w:multiLevelType w:val="multilevel"/>
    <w:tmpl w:val="09C04D2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31949CA"/>
    <w:multiLevelType w:val="multilevel"/>
    <w:tmpl w:val="03A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E520A"/>
    <w:multiLevelType w:val="multilevel"/>
    <w:tmpl w:val="1440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5F50EF"/>
    <w:multiLevelType w:val="hybridMultilevel"/>
    <w:tmpl w:val="58E4A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EA6A28"/>
    <w:multiLevelType w:val="multilevel"/>
    <w:tmpl w:val="AE8A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1313A6"/>
    <w:multiLevelType w:val="multilevel"/>
    <w:tmpl w:val="1A76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6477AC"/>
    <w:multiLevelType w:val="hybridMultilevel"/>
    <w:tmpl w:val="983A789C"/>
    <w:lvl w:ilvl="0" w:tplc="04090001">
      <w:start w:val="3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093816"/>
    <w:multiLevelType w:val="multilevel"/>
    <w:tmpl w:val="D96A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644156"/>
    <w:multiLevelType w:val="hybridMultilevel"/>
    <w:tmpl w:val="6A02363C"/>
    <w:lvl w:ilvl="0" w:tplc="0409000F">
      <w:start w:val="1"/>
      <w:numFmt w:val="decimal"/>
      <w:lvlText w:val="%1."/>
      <w:lvlJc w:val="left"/>
      <w:pPr>
        <w:tabs>
          <w:tab w:val="num" w:pos="420"/>
        </w:tabs>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61A95E4B"/>
    <w:multiLevelType w:val="multilevel"/>
    <w:tmpl w:val="48A6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286089"/>
    <w:multiLevelType w:val="multilevel"/>
    <w:tmpl w:val="4642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9F7C05"/>
    <w:multiLevelType w:val="multilevel"/>
    <w:tmpl w:val="4D5C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A91F4B"/>
    <w:multiLevelType w:val="hybridMultilevel"/>
    <w:tmpl w:val="394C6ECE"/>
    <w:lvl w:ilvl="0" w:tplc="4F1AE6C2">
      <w:start w:val="1"/>
      <w:numFmt w:val="bullet"/>
      <w:lvlText w:val=""/>
      <w:lvlJc w:val="left"/>
      <w:pPr>
        <w:ind w:left="1512" w:hanging="360"/>
      </w:pPr>
      <w:rPr>
        <w:rFonts w:ascii="Symbol" w:hAnsi="Symbol" w:hint="default"/>
        <w:sz w:val="16"/>
        <w:szCs w:val="16"/>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7" w15:restartNumberingAfterBreak="0">
    <w:nsid w:val="6AAA3DE4"/>
    <w:multiLevelType w:val="hybridMultilevel"/>
    <w:tmpl w:val="1F9AB71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B1848F0"/>
    <w:multiLevelType w:val="multilevel"/>
    <w:tmpl w:val="E2CA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55729"/>
    <w:multiLevelType w:val="multilevel"/>
    <w:tmpl w:val="1B16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422710"/>
    <w:multiLevelType w:val="multilevel"/>
    <w:tmpl w:val="09C04D2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D3F1F51"/>
    <w:multiLevelType w:val="multilevel"/>
    <w:tmpl w:val="45D0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331902">
    <w:abstractNumId w:val="32"/>
  </w:num>
  <w:num w:numId="2" w16cid:durableId="1673947280">
    <w:abstractNumId w:val="37"/>
  </w:num>
  <w:num w:numId="3" w16cid:durableId="522013118">
    <w:abstractNumId w:val="9"/>
  </w:num>
  <w:num w:numId="4" w16cid:durableId="1320041146">
    <w:abstractNumId w:val="7"/>
  </w:num>
  <w:num w:numId="5" w16cid:durableId="1147238152">
    <w:abstractNumId w:val="6"/>
  </w:num>
  <w:num w:numId="6" w16cid:durableId="953096674">
    <w:abstractNumId w:val="5"/>
  </w:num>
  <w:num w:numId="7" w16cid:durableId="419299896">
    <w:abstractNumId w:val="4"/>
  </w:num>
  <w:num w:numId="8" w16cid:durableId="1420365516">
    <w:abstractNumId w:val="8"/>
  </w:num>
  <w:num w:numId="9" w16cid:durableId="1619022867">
    <w:abstractNumId w:val="3"/>
  </w:num>
  <w:num w:numId="10" w16cid:durableId="507791351">
    <w:abstractNumId w:val="2"/>
  </w:num>
  <w:num w:numId="11" w16cid:durableId="303893878">
    <w:abstractNumId w:val="1"/>
  </w:num>
  <w:num w:numId="12" w16cid:durableId="529680594">
    <w:abstractNumId w:val="0"/>
  </w:num>
  <w:num w:numId="13" w16cid:durableId="1432821914">
    <w:abstractNumId w:val="23"/>
  </w:num>
  <w:num w:numId="14" w16cid:durableId="1351950377">
    <w:abstractNumId w:val="14"/>
  </w:num>
  <w:num w:numId="15" w16cid:durableId="743062456">
    <w:abstractNumId w:val="17"/>
  </w:num>
  <w:num w:numId="16" w16cid:durableId="1429807843">
    <w:abstractNumId w:val="10"/>
  </w:num>
  <w:num w:numId="17" w16cid:durableId="415832601">
    <w:abstractNumId w:val="41"/>
  </w:num>
  <w:num w:numId="18" w16cid:durableId="199435541">
    <w:abstractNumId w:val="19"/>
  </w:num>
  <w:num w:numId="19" w16cid:durableId="1968506123">
    <w:abstractNumId w:val="20"/>
  </w:num>
  <w:num w:numId="20" w16cid:durableId="997424093">
    <w:abstractNumId w:val="34"/>
  </w:num>
  <w:num w:numId="21" w16cid:durableId="1550191534">
    <w:abstractNumId w:val="33"/>
  </w:num>
  <w:num w:numId="22" w16cid:durableId="258686223">
    <w:abstractNumId w:val="31"/>
  </w:num>
  <w:num w:numId="23" w16cid:durableId="1046217524">
    <w:abstractNumId w:val="18"/>
  </w:num>
  <w:num w:numId="24" w16cid:durableId="862982937">
    <w:abstractNumId w:val="22"/>
  </w:num>
  <w:num w:numId="25" w16cid:durableId="641734389">
    <w:abstractNumId w:val="28"/>
  </w:num>
  <w:num w:numId="26" w16cid:durableId="2047487004">
    <w:abstractNumId w:val="35"/>
  </w:num>
  <w:num w:numId="27" w16cid:durableId="1924221598">
    <w:abstractNumId w:val="26"/>
  </w:num>
  <w:num w:numId="28" w16cid:durableId="1588540179">
    <w:abstractNumId w:val="16"/>
  </w:num>
  <w:num w:numId="29" w16cid:durableId="1574269607">
    <w:abstractNumId w:val="30"/>
  </w:num>
  <w:num w:numId="30" w16cid:durableId="362941196">
    <w:abstractNumId w:val="36"/>
  </w:num>
  <w:num w:numId="31" w16cid:durableId="2101943174">
    <w:abstractNumId w:val="15"/>
  </w:num>
  <w:num w:numId="32" w16cid:durableId="1805538184">
    <w:abstractNumId w:val="13"/>
  </w:num>
  <w:num w:numId="33" w16cid:durableId="796723667">
    <w:abstractNumId w:val="29"/>
  </w:num>
  <w:num w:numId="34" w16cid:durableId="2016103747">
    <w:abstractNumId w:val="38"/>
  </w:num>
  <w:num w:numId="35" w16cid:durableId="2126149592">
    <w:abstractNumId w:val="21"/>
  </w:num>
  <w:num w:numId="36" w16cid:durableId="770201035">
    <w:abstractNumId w:val="25"/>
  </w:num>
  <w:num w:numId="37" w16cid:durableId="1180507789">
    <w:abstractNumId w:val="27"/>
  </w:num>
  <w:num w:numId="38" w16cid:durableId="1623921080">
    <w:abstractNumId w:val="11"/>
  </w:num>
  <w:num w:numId="39" w16cid:durableId="1623227932">
    <w:abstractNumId w:val="39"/>
  </w:num>
  <w:num w:numId="40" w16cid:durableId="945891384">
    <w:abstractNumId w:val="12"/>
  </w:num>
  <w:num w:numId="41" w16cid:durableId="1287159245">
    <w:abstractNumId w:val="40"/>
  </w:num>
  <w:num w:numId="42" w16cid:durableId="144900608">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awrocki, Cole Charles (ccn7wn)">
    <w15:presenceInfo w15:providerId="AD" w15:userId="S::ccn7wn@virginia.edu::3ac95240-afc2-411b-a6c0-3d09cc662cb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Nature Edited&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2s5da2t6e0tr3e9dxnveaxm5dvwe5wz2txe&quot;&gt;My EndNote Library&lt;record-ids&gt;&lt;item&gt;1&lt;/item&gt;&lt;item&gt;7&lt;/item&gt;&lt;item&gt;17&lt;/item&gt;&lt;item&gt;18&lt;/item&gt;&lt;item&gt;19&lt;/item&gt;&lt;item&gt;29&lt;/item&gt;&lt;item&gt;30&lt;/item&gt;&lt;item&gt;31&lt;/item&gt;&lt;item&gt;32&lt;/item&gt;&lt;item&gt;36&lt;/item&gt;&lt;item&gt;38&lt;/item&gt;&lt;item&gt;39&lt;/item&gt;&lt;item&gt;43&lt;/item&gt;&lt;item&gt;44&lt;/item&gt;&lt;item&gt;46&lt;/item&gt;&lt;item&gt;47&lt;/item&gt;&lt;item&gt;48&lt;/item&gt;&lt;item&gt;50&lt;/item&gt;&lt;item&gt;51&lt;/item&gt;&lt;item&gt;52&lt;/item&gt;&lt;item&gt;56&lt;/item&gt;&lt;item&gt;57&lt;/item&gt;&lt;item&gt;58&lt;/item&gt;&lt;item&gt;59&lt;/item&gt;&lt;item&gt;60&lt;/item&gt;&lt;item&gt;62&lt;/item&gt;&lt;item&gt;66&lt;/item&gt;&lt;item&gt;67&lt;/item&gt;&lt;item&gt;68&lt;/item&gt;&lt;item&gt;69&lt;/item&gt;&lt;item&gt;70&lt;/item&gt;&lt;item&gt;71&lt;/item&gt;&lt;item&gt;72&lt;/item&gt;&lt;item&gt;73&lt;/item&gt;&lt;item&gt;74&lt;/item&gt;&lt;item&gt;75&lt;/item&gt;&lt;item&gt;76&lt;/item&gt;&lt;/record-ids&gt;&lt;/item&gt;&lt;/Libraries&gt;"/>
  </w:docVars>
  <w:rsids>
    <w:rsidRoot w:val="00A81542"/>
    <w:rsid w:val="00000298"/>
    <w:rsid w:val="0000044F"/>
    <w:rsid w:val="000005B5"/>
    <w:rsid w:val="00001A62"/>
    <w:rsid w:val="00001BF0"/>
    <w:rsid w:val="000021AC"/>
    <w:rsid w:val="000021B6"/>
    <w:rsid w:val="000021EC"/>
    <w:rsid w:val="0000238B"/>
    <w:rsid w:val="0000272B"/>
    <w:rsid w:val="00002F00"/>
    <w:rsid w:val="00003AB5"/>
    <w:rsid w:val="000043E6"/>
    <w:rsid w:val="00004721"/>
    <w:rsid w:val="00005625"/>
    <w:rsid w:val="00005AA3"/>
    <w:rsid w:val="00005B1D"/>
    <w:rsid w:val="00005BC0"/>
    <w:rsid w:val="00006C5A"/>
    <w:rsid w:val="00006E03"/>
    <w:rsid w:val="00007AA3"/>
    <w:rsid w:val="00007B6C"/>
    <w:rsid w:val="00010063"/>
    <w:rsid w:val="000103A9"/>
    <w:rsid w:val="00010422"/>
    <w:rsid w:val="00010466"/>
    <w:rsid w:val="00010ACC"/>
    <w:rsid w:val="000112CA"/>
    <w:rsid w:val="000114C4"/>
    <w:rsid w:val="00011542"/>
    <w:rsid w:val="00011EDA"/>
    <w:rsid w:val="000121C9"/>
    <w:rsid w:val="000124BE"/>
    <w:rsid w:val="00012685"/>
    <w:rsid w:val="000129A7"/>
    <w:rsid w:val="00012DC0"/>
    <w:rsid w:val="00013298"/>
    <w:rsid w:val="00013381"/>
    <w:rsid w:val="00013F97"/>
    <w:rsid w:val="0001547A"/>
    <w:rsid w:val="00015FAF"/>
    <w:rsid w:val="00016182"/>
    <w:rsid w:val="00016A00"/>
    <w:rsid w:val="0001782D"/>
    <w:rsid w:val="00017E1B"/>
    <w:rsid w:val="00017E6F"/>
    <w:rsid w:val="00020AB0"/>
    <w:rsid w:val="00020F9B"/>
    <w:rsid w:val="000217AF"/>
    <w:rsid w:val="00022FBA"/>
    <w:rsid w:val="00023F21"/>
    <w:rsid w:val="00024077"/>
    <w:rsid w:val="00024CD9"/>
    <w:rsid w:val="000253B6"/>
    <w:rsid w:val="00026111"/>
    <w:rsid w:val="00026673"/>
    <w:rsid w:val="000267FB"/>
    <w:rsid w:val="0002711D"/>
    <w:rsid w:val="000272F3"/>
    <w:rsid w:val="0002770C"/>
    <w:rsid w:val="00027BD4"/>
    <w:rsid w:val="00027C0F"/>
    <w:rsid w:val="00027CC8"/>
    <w:rsid w:val="0003089C"/>
    <w:rsid w:val="00030FEE"/>
    <w:rsid w:val="000318DD"/>
    <w:rsid w:val="00031B6D"/>
    <w:rsid w:val="000323B5"/>
    <w:rsid w:val="00032425"/>
    <w:rsid w:val="0003254F"/>
    <w:rsid w:val="00032C1F"/>
    <w:rsid w:val="00032F26"/>
    <w:rsid w:val="00033009"/>
    <w:rsid w:val="000330DE"/>
    <w:rsid w:val="00033456"/>
    <w:rsid w:val="000341ED"/>
    <w:rsid w:val="0003461B"/>
    <w:rsid w:val="0003473B"/>
    <w:rsid w:val="0003511E"/>
    <w:rsid w:val="000359C0"/>
    <w:rsid w:val="00035A99"/>
    <w:rsid w:val="0003635E"/>
    <w:rsid w:val="0003656E"/>
    <w:rsid w:val="000368FD"/>
    <w:rsid w:val="0003690C"/>
    <w:rsid w:val="00036B89"/>
    <w:rsid w:val="0003727B"/>
    <w:rsid w:val="0003747B"/>
    <w:rsid w:val="00037652"/>
    <w:rsid w:val="0003778A"/>
    <w:rsid w:val="00037EE3"/>
    <w:rsid w:val="0004031B"/>
    <w:rsid w:val="00040B33"/>
    <w:rsid w:val="00040F36"/>
    <w:rsid w:val="000422E0"/>
    <w:rsid w:val="00042755"/>
    <w:rsid w:val="00043815"/>
    <w:rsid w:val="000438F9"/>
    <w:rsid w:val="000451DE"/>
    <w:rsid w:val="0004530A"/>
    <w:rsid w:val="0004553A"/>
    <w:rsid w:val="0004580C"/>
    <w:rsid w:val="00045B09"/>
    <w:rsid w:val="000469D2"/>
    <w:rsid w:val="00046AAF"/>
    <w:rsid w:val="00046B9A"/>
    <w:rsid w:val="00047073"/>
    <w:rsid w:val="0004759F"/>
    <w:rsid w:val="0004768B"/>
    <w:rsid w:val="000479EF"/>
    <w:rsid w:val="00047A94"/>
    <w:rsid w:val="000507ED"/>
    <w:rsid w:val="00051090"/>
    <w:rsid w:val="0005167D"/>
    <w:rsid w:val="00051D25"/>
    <w:rsid w:val="00052394"/>
    <w:rsid w:val="000525CF"/>
    <w:rsid w:val="000527A9"/>
    <w:rsid w:val="000527C4"/>
    <w:rsid w:val="00052C21"/>
    <w:rsid w:val="00052C9E"/>
    <w:rsid w:val="00052E40"/>
    <w:rsid w:val="00053CF6"/>
    <w:rsid w:val="00054C68"/>
    <w:rsid w:val="000553F8"/>
    <w:rsid w:val="00055D19"/>
    <w:rsid w:val="00056BB4"/>
    <w:rsid w:val="00056CE4"/>
    <w:rsid w:val="00057100"/>
    <w:rsid w:val="000571C5"/>
    <w:rsid w:val="00057CCB"/>
    <w:rsid w:val="0006008B"/>
    <w:rsid w:val="000600F0"/>
    <w:rsid w:val="000602BC"/>
    <w:rsid w:val="0006048A"/>
    <w:rsid w:val="00060591"/>
    <w:rsid w:val="00060D7B"/>
    <w:rsid w:val="000611A0"/>
    <w:rsid w:val="000615B0"/>
    <w:rsid w:val="00062F5E"/>
    <w:rsid w:val="00063097"/>
    <w:rsid w:val="0006333A"/>
    <w:rsid w:val="00063FD6"/>
    <w:rsid w:val="0006432D"/>
    <w:rsid w:val="000658E6"/>
    <w:rsid w:val="00065921"/>
    <w:rsid w:val="00066D5C"/>
    <w:rsid w:val="00066DAC"/>
    <w:rsid w:val="0006710C"/>
    <w:rsid w:val="00067354"/>
    <w:rsid w:val="0006749B"/>
    <w:rsid w:val="00067C78"/>
    <w:rsid w:val="00070391"/>
    <w:rsid w:val="00070CED"/>
    <w:rsid w:val="00071874"/>
    <w:rsid w:val="0007210D"/>
    <w:rsid w:val="0007216A"/>
    <w:rsid w:val="00072419"/>
    <w:rsid w:val="0007262A"/>
    <w:rsid w:val="00072700"/>
    <w:rsid w:val="000727E9"/>
    <w:rsid w:val="000728E5"/>
    <w:rsid w:val="00073074"/>
    <w:rsid w:val="000730B2"/>
    <w:rsid w:val="00073414"/>
    <w:rsid w:val="00073CAA"/>
    <w:rsid w:val="00073CF9"/>
    <w:rsid w:val="00073E1C"/>
    <w:rsid w:val="00074BC6"/>
    <w:rsid w:val="00075480"/>
    <w:rsid w:val="0007577B"/>
    <w:rsid w:val="00076623"/>
    <w:rsid w:val="00077F7D"/>
    <w:rsid w:val="00080603"/>
    <w:rsid w:val="00080AEE"/>
    <w:rsid w:val="000810BA"/>
    <w:rsid w:val="00081543"/>
    <w:rsid w:val="00081643"/>
    <w:rsid w:val="000825BD"/>
    <w:rsid w:val="00083089"/>
    <w:rsid w:val="000832CA"/>
    <w:rsid w:val="000833A3"/>
    <w:rsid w:val="000834E6"/>
    <w:rsid w:val="0008365D"/>
    <w:rsid w:val="00083BF0"/>
    <w:rsid w:val="00084017"/>
    <w:rsid w:val="00084351"/>
    <w:rsid w:val="000845C2"/>
    <w:rsid w:val="00084BDD"/>
    <w:rsid w:val="000853EC"/>
    <w:rsid w:val="000857DA"/>
    <w:rsid w:val="00085826"/>
    <w:rsid w:val="00085CBD"/>
    <w:rsid w:val="00085E40"/>
    <w:rsid w:val="00086126"/>
    <w:rsid w:val="00086B55"/>
    <w:rsid w:val="00086E13"/>
    <w:rsid w:val="00087A78"/>
    <w:rsid w:val="000901F1"/>
    <w:rsid w:val="000905C9"/>
    <w:rsid w:val="00090BE1"/>
    <w:rsid w:val="0009181B"/>
    <w:rsid w:val="0009199A"/>
    <w:rsid w:val="00091A33"/>
    <w:rsid w:val="00091D98"/>
    <w:rsid w:val="00091F4A"/>
    <w:rsid w:val="000921F2"/>
    <w:rsid w:val="0009283F"/>
    <w:rsid w:val="00092A17"/>
    <w:rsid w:val="00092E58"/>
    <w:rsid w:val="000939E6"/>
    <w:rsid w:val="00093C39"/>
    <w:rsid w:val="0009413E"/>
    <w:rsid w:val="000948C3"/>
    <w:rsid w:val="00094D00"/>
    <w:rsid w:val="00094D7B"/>
    <w:rsid w:val="00095A4F"/>
    <w:rsid w:val="00095A6B"/>
    <w:rsid w:val="00095E5B"/>
    <w:rsid w:val="00095F04"/>
    <w:rsid w:val="00096373"/>
    <w:rsid w:val="0009653B"/>
    <w:rsid w:val="00096598"/>
    <w:rsid w:val="00096FF6"/>
    <w:rsid w:val="000978E6"/>
    <w:rsid w:val="00097D1D"/>
    <w:rsid w:val="000A018C"/>
    <w:rsid w:val="000A027E"/>
    <w:rsid w:val="000A06F5"/>
    <w:rsid w:val="000A0AD8"/>
    <w:rsid w:val="000A0B3B"/>
    <w:rsid w:val="000A1A0F"/>
    <w:rsid w:val="000A1C75"/>
    <w:rsid w:val="000A1EC7"/>
    <w:rsid w:val="000A1F18"/>
    <w:rsid w:val="000A2157"/>
    <w:rsid w:val="000A276C"/>
    <w:rsid w:val="000A3399"/>
    <w:rsid w:val="000A3456"/>
    <w:rsid w:val="000A4151"/>
    <w:rsid w:val="000A4351"/>
    <w:rsid w:val="000A44D9"/>
    <w:rsid w:val="000A46CA"/>
    <w:rsid w:val="000A4765"/>
    <w:rsid w:val="000A59CA"/>
    <w:rsid w:val="000A6381"/>
    <w:rsid w:val="000A6DCE"/>
    <w:rsid w:val="000A70DB"/>
    <w:rsid w:val="000A7C84"/>
    <w:rsid w:val="000B096D"/>
    <w:rsid w:val="000B1402"/>
    <w:rsid w:val="000B1756"/>
    <w:rsid w:val="000B24A4"/>
    <w:rsid w:val="000B2E1A"/>
    <w:rsid w:val="000B331A"/>
    <w:rsid w:val="000B344D"/>
    <w:rsid w:val="000B37ED"/>
    <w:rsid w:val="000B3840"/>
    <w:rsid w:val="000B3C34"/>
    <w:rsid w:val="000B3EF9"/>
    <w:rsid w:val="000B4FDD"/>
    <w:rsid w:val="000B56A2"/>
    <w:rsid w:val="000B65C3"/>
    <w:rsid w:val="000B6C28"/>
    <w:rsid w:val="000B72AC"/>
    <w:rsid w:val="000B746C"/>
    <w:rsid w:val="000B7B00"/>
    <w:rsid w:val="000C0259"/>
    <w:rsid w:val="000C135B"/>
    <w:rsid w:val="000C2088"/>
    <w:rsid w:val="000C20DC"/>
    <w:rsid w:val="000C26C4"/>
    <w:rsid w:val="000C4CAA"/>
    <w:rsid w:val="000C51B4"/>
    <w:rsid w:val="000C52D9"/>
    <w:rsid w:val="000C5D86"/>
    <w:rsid w:val="000C602B"/>
    <w:rsid w:val="000C6892"/>
    <w:rsid w:val="000C6973"/>
    <w:rsid w:val="000C7346"/>
    <w:rsid w:val="000C7566"/>
    <w:rsid w:val="000C7704"/>
    <w:rsid w:val="000C7C2A"/>
    <w:rsid w:val="000D0CE1"/>
    <w:rsid w:val="000D0E4F"/>
    <w:rsid w:val="000D1362"/>
    <w:rsid w:val="000D13D7"/>
    <w:rsid w:val="000D1B1D"/>
    <w:rsid w:val="000D1C45"/>
    <w:rsid w:val="000D242F"/>
    <w:rsid w:val="000D293C"/>
    <w:rsid w:val="000D320A"/>
    <w:rsid w:val="000D3A8C"/>
    <w:rsid w:val="000D3CD7"/>
    <w:rsid w:val="000D40E6"/>
    <w:rsid w:val="000D460D"/>
    <w:rsid w:val="000D4EB0"/>
    <w:rsid w:val="000D6076"/>
    <w:rsid w:val="000D63B7"/>
    <w:rsid w:val="000D667A"/>
    <w:rsid w:val="000D669D"/>
    <w:rsid w:val="000D795B"/>
    <w:rsid w:val="000D7D74"/>
    <w:rsid w:val="000E02BC"/>
    <w:rsid w:val="000E0598"/>
    <w:rsid w:val="000E071B"/>
    <w:rsid w:val="000E0FFF"/>
    <w:rsid w:val="000E109D"/>
    <w:rsid w:val="000E154C"/>
    <w:rsid w:val="000E2B41"/>
    <w:rsid w:val="000E359D"/>
    <w:rsid w:val="000E3692"/>
    <w:rsid w:val="000E4A7B"/>
    <w:rsid w:val="000E4BAB"/>
    <w:rsid w:val="000E4D55"/>
    <w:rsid w:val="000E4FA7"/>
    <w:rsid w:val="000E51D9"/>
    <w:rsid w:val="000E5ED7"/>
    <w:rsid w:val="000E6415"/>
    <w:rsid w:val="000E6E5C"/>
    <w:rsid w:val="000E6ECA"/>
    <w:rsid w:val="000E78F2"/>
    <w:rsid w:val="000E7C96"/>
    <w:rsid w:val="000F08ED"/>
    <w:rsid w:val="000F0A7A"/>
    <w:rsid w:val="000F0A9D"/>
    <w:rsid w:val="000F1750"/>
    <w:rsid w:val="000F177E"/>
    <w:rsid w:val="000F1995"/>
    <w:rsid w:val="000F1F7B"/>
    <w:rsid w:val="000F20C8"/>
    <w:rsid w:val="000F252C"/>
    <w:rsid w:val="000F2D61"/>
    <w:rsid w:val="000F4212"/>
    <w:rsid w:val="000F4505"/>
    <w:rsid w:val="000F4AFD"/>
    <w:rsid w:val="000F5156"/>
    <w:rsid w:val="000F61A1"/>
    <w:rsid w:val="000F67FF"/>
    <w:rsid w:val="000F7134"/>
    <w:rsid w:val="000F7ABF"/>
    <w:rsid w:val="000F7D5F"/>
    <w:rsid w:val="000F7F14"/>
    <w:rsid w:val="001002A1"/>
    <w:rsid w:val="0010098D"/>
    <w:rsid w:val="00101474"/>
    <w:rsid w:val="001016BE"/>
    <w:rsid w:val="00101918"/>
    <w:rsid w:val="0010196A"/>
    <w:rsid w:val="00101A58"/>
    <w:rsid w:val="00102661"/>
    <w:rsid w:val="0010301B"/>
    <w:rsid w:val="00103179"/>
    <w:rsid w:val="001034CD"/>
    <w:rsid w:val="00103C29"/>
    <w:rsid w:val="00103D42"/>
    <w:rsid w:val="00103E4A"/>
    <w:rsid w:val="00103F20"/>
    <w:rsid w:val="00104330"/>
    <w:rsid w:val="001044A8"/>
    <w:rsid w:val="0010493B"/>
    <w:rsid w:val="0010512A"/>
    <w:rsid w:val="001060EA"/>
    <w:rsid w:val="001063F6"/>
    <w:rsid w:val="00106D58"/>
    <w:rsid w:val="00107B88"/>
    <w:rsid w:val="00110158"/>
    <w:rsid w:val="00110FD9"/>
    <w:rsid w:val="001114FC"/>
    <w:rsid w:val="001117B6"/>
    <w:rsid w:val="0011187F"/>
    <w:rsid w:val="00112026"/>
    <w:rsid w:val="00112BA7"/>
    <w:rsid w:val="001134C8"/>
    <w:rsid w:val="00113676"/>
    <w:rsid w:val="00113F15"/>
    <w:rsid w:val="00113F94"/>
    <w:rsid w:val="00114FA9"/>
    <w:rsid w:val="00115294"/>
    <w:rsid w:val="00115EE7"/>
    <w:rsid w:val="00116693"/>
    <w:rsid w:val="00117E91"/>
    <w:rsid w:val="00120433"/>
    <w:rsid w:val="001209A3"/>
    <w:rsid w:val="00120C58"/>
    <w:rsid w:val="00120D1F"/>
    <w:rsid w:val="001210D3"/>
    <w:rsid w:val="001212D3"/>
    <w:rsid w:val="00121737"/>
    <w:rsid w:val="00122180"/>
    <w:rsid w:val="001223D1"/>
    <w:rsid w:val="00122E27"/>
    <w:rsid w:val="00123813"/>
    <w:rsid w:val="0012404F"/>
    <w:rsid w:val="001247CD"/>
    <w:rsid w:val="00124DDD"/>
    <w:rsid w:val="0012544A"/>
    <w:rsid w:val="00125538"/>
    <w:rsid w:val="00125D51"/>
    <w:rsid w:val="00125DCF"/>
    <w:rsid w:val="001262CC"/>
    <w:rsid w:val="00126356"/>
    <w:rsid w:val="00126539"/>
    <w:rsid w:val="00126648"/>
    <w:rsid w:val="001269DF"/>
    <w:rsid w:val="00126D13"/>
    <w:rsid w:val="00127AA3"/>
    <w:rsid w:val="00127D2D"/>
    <w:rsid w:val="001300A9"/>
    <w:rsid w:val="001304BB"/>
    <w:rsid w:val="0013060F"/>
    <w:rsid w:val="00130D9A"/>
    <w:rsid w:val="0013154E"/>
    <w:rsid w:val="00131A90"/>
    <w:rsid w:val="00131CE0"/>
    <w:rsid w:val="00132342"/>
    <w:rsid w:val="0013236C"/>
    <w:rsid w:val="001332B8"/>
    <w:rsid w:val="001334C2"/>
    <w:rsid w:val="00134078"/>
    <w:rsid w:val="001341C9"/>
    <w:rsid w:val="00134235"/>
    <w:rsid w:val="00134787"/>
    <w:rsid w:val="001347D6"/>
    <w:rsid w:val="00134F31"/>
    <w:rsid w:val="0013512F"/>
    <w:rsid w:val="00135509"/>
    <w:rsid w:val="0013556E"/>
    <w:rsid w:val="00135741"/>
    <w:rsid w:val="00135CA3"/>
    <w:rsid w:val="00135DEF"/>
    <w:rsid w:val="00137242"/>
    <w:rsid w:val="001377E6"/>
    <w:rsid w:val="001400CA"/>
    <w:rsid w:val="00140365"/>
    <w:rsid w:val="00140867"/>
    <w:rsid w:val="00140D57"/>
    <w:rsid w:val="00140EF3"/>
    <w:rsid w:val="00140EFA"/>
    <w:rsid w:val="00140FAD"/>
    <w:rsid w:val="00141393"/>
    <w:rsid w:val="00141540"/>
    <w:rsid w:val="0014172A"/>
    <w:rsid w:val="00141C09"/>
    <w:rsid w:val="001426AE"/>
    <w:rsid w:val="00142CC8"/>
    <w:rsid w:val="00142DEB"/>
    <w:rsid w:val="0014338C"/>
    <w:rsid w:val="0014397A"/>
    <w:rsid w:val="00144441"/>
    <w:rsid w:val="0014477A"/>
    <w:rsid w:val="00144E29"/>
    <w:rsid w:val="00145C61"/>
    <w:rsid w:val="00146322"/>
    <w:rsid w:val="001465DA"/>
    <w:rsid w:val="001469D8"/>
    <w:rsid w:val="00146F52"/>
    <w:rsid w:val="001500EB"/>
    <w:rsid w:val="00150593"/>
    <w:rsid w:val="001506C2"/>
    <w:rsid w:val="00150A22"/>
    <w:rsid w:val="00150C99"/>
    <w:rsid w:val="0015120B"/>
    <w:rsid w:val="001519EB"/>
    <w:rsid w:val="00152499"/>
    <w:rsid w:val="001531EB"/>
    <w:rsid w:val="0015357E"/>
    <w:rsid w:val="0015389C"/>
    <w:rsid w:val="001539D7"/>
    <w:rsid w:val="00154F75"/>
    <w:rsid w:val="00155D46"/>
    <w:rsid w:val="001565C0"/>
    <w:rsid w:val="001573E7"/>
    <w:rsid w:val="00157EC5"/>
    <w:rsid w:val="00157EEC"/>
    <w:rsid w:val="0016045F"/>
    <w:rsid w:val="00160889"/>
    <w:rsid w:val="0016102F"/>
    <w:rsid w:val="00161A7C"/>
    <w:rsid w:val="00161CB3"/>
    <w:rsid w:val="00162067"/>
    <w:rsid w:val="00162392"/>
    <w:rsid w:val="00162920"/>
    <w:rsid w:val="00162B38"/>
    <w:rsid w:val="001631D5"/>
    <w:rsid w:val="00163656"/>
    <w:rsid w:val="00163E3E"/>
    <w:rsid w:val="00164103"/>
    <w:rsid w:val="001651C6"/>
    <w:rsid w:val="00165AA6"/>
    <w:rsid w:val="00165DE6"/>
    <w:rsid w:val="0016656B"/>
    <w:rsid w:val="001668C4"/>
    <w:rsid w:val="001668D0"/>
    <w:rsid w:val="00166999"/>
    <w:rsid w:val="00166ABA"/>
    <w:rsid w:val="00166DA7"/>
    <w:rsid w:val="001672FE"/>
    <w:rsid w:val="00167404"/>
    <w:rsid w:val="0016763C"/>
    <w:rsid w:val="00167C8A"/>
    <w:rsid w:val="0017000B"/>
    <w:rsid w:val="00170F7E"/>
    <w:rsid w:val="001713BF"/>
    <w:rsid w:val="001715BB"/>
    <w:rsid w:val="00172F1E"/>
    <w:rsid w:val="0017313D"/>
    <w:rsid w:val="00174055"/>
    <w:rsid w:val="00174432"/>
    <w:rsid w:val="00174C02"/>
    <w:rsid w:val="00175832"/>
    <w:rsid w:val="00175C77"/>
    <w:rsid w:val="0017625D"/>
    <w:rsid w:val="00176C35"/>
    <w:rsid w:val="00176D8D"/>
    <w:rsid w:val="00176FE6"/>
    <w:rsid w:val="00180594"/>
    <w:rsid w:val="001805E2"/>
    <w:rsid w:val="00180854"/>
    <w:rsid w:val="00180AAA"/>
    <w:rsid w:val="00181693"/>
    <w:rsid w:val="0018218E"/>
    <w:rsid w:val="001836A1"/>
    <w:rsid w:val="0018385F"/>
    <w:rsid w:val="001839DB"/>
    <w:rsid w:val="00183A55"/>
    <w:rsid w:val="00183A8D"/>
    <w:rsid w:val="00184035"/>
    <w:rsid w:val="0018495A"/>
    <w:rsid w:val="00184DAD"/>
    <w:rsid w:val="00184E5D"/>
    <w:rsid w:val="00185440"/>
    <w:rsid w:val="00185614"/>
    <w:rsid w:val="001856F1"/>
    <w:rsid w:val="001858D4"/>
    <w:rsid w:val="00185953"/>
    <w:rsid w:val="00185FC7"/>
    <w:rsid w:val="0018688C"/>
    <w:rsid w:val="00186958"/>
    <w:rsid w:val="001905A3"/>
    <w:rsid w:val="00190667"/>
    <w:rsid w:val="00190A1B"/>
    <w:rsid w:val="00190B0F"/>
    <w:rsid w:val="00191759"/>
    <w:rsid w:val="001923D2"/>
    <w:rsid w:val="001933FC"/>
    <w:rsid w:val="00193BB5"/>
    <w:rsid w:val="00193DCC"/>
    <w:rsid w:val="00194CFD"/>
    <w:rsid w:val="0019514A"/>
    <w:rsid w:val="0019530E"/>
    <w:rsid w:val="00195C71"/>
    <w:rsid w:val="001960D1"/>
    <w:rsid w:val="001964B9"/>
    <w:rsid w:val="00196584"/>
    <w:rsid w:val="00196618"/>
    <w:rsid w:val="0019670D"/>
    <w:rsid w:val="00196CF0"/>
    <w:rsid w:val="001973E6"/>
    <w:rsid w:val="00197513"/>
    <w:rsid w:val="00197DC8"/>
    <w:rsid w:val="001A0A7A"/>
    <w:rsid w:val="001A17EF"/>
    <w:rsid w:val="001A2416"/>
    <w:rsid w:val="001A274C"/>
    <w:rsid w:val="001A2DC2"/>
    <w:rsid w:val="001A3170"/>
    <w:rsid w:val="001A5A5C"/>
    <w:rsid w:val="001A6953"/>
    <w:rsid w:val="001A6CAA"/>
    <w:rsid w:val="001A76F7"/>
    <w:rsid w:val="001A78E9"/>
    <w:rsid w:val="001B075E"/>
    <w:rsid w:val="001B0FC4"/>
    <w:rsid w:val="001B112C"/>
    <w:rsid w:val="001B15C8"/>
    <w:rsid w:val="001B17B9"/>
    <w:rsid w:val="001B1B39"/>
    <w:rsid w:val="001B1F46"/>
    <w:rsid w:val="001B2212"/>
    <w:rsid w:val="001B31B9"/>
    <w:rsid w:val="001B401E"/>
    <w:rsid w:val="001B41BD"/>
    <w:rsid w:val="001B427F"/>
    <w:rsid w:val="001B5023"/>
    <w:rsid w:val="001B512F"/>
    <w:rsid w:val="001B55DC"/>
    <w:rsid w:val="001B5E8C"/>
    <w:rsid w:val="001B5ED3"/>
    <w:rsid w:val="001B631E"/>
    <w:rsid w:val="001B681F"/>
    <w:rsid w:val="001B75CD"/>
    <w:rsid w:val="001B7850"/>
    <w:rsid w:val="001B7926"/>
    <w:rsid w:val="001B7AFB"/>
    <w:rsid w:val="001C0485"/>
    <w:rsid w:val="001C0A05"/>
    <w:rsid w:val="001C101F"/>
    <w:rsid w:val="001C1BEE"/>
    <w:rsid w:val="001C1FE1"/>
    <w:rsid w:val="001C2B72"/>
    <w:rsid w:val="001C2F33"/>
    <w:rsid w:val="001C30C9"/>
    <w:rsid w:val="001C3677"/>
    <w:rsid w:val="001C4247"/>
    <w:rsid w:val="001C4ECC"/>
    <w:rsid w:val="001C51EC"/>
    <w:rsid w:val="001C52AF"/>
    <w:rsid w:val="001C586B"/>
    <w:rsid w:val="001C668E"/>
    <w:rsid w:val="001C6842"/>
    <w:rsid w:val="001C689A"/>
    <w:rsid w:val="001C68FE"/>
    <w:rsid w:val="001C6B97"/>
    <w:rsid w:val="001C7277"/>
    <w:rsid w:val="001C73B3"/>
    <w:rsid w:val="001D0113"/>
    <w:rsid w:val="001D0781"/>
    <w:rsid w:val="001D169E"/>
    <w:rsid w:val="001D289E"/>
    <w:rsid w:val="001D2CA2"/>
    <w:rsid w:val="001D2CB8"/>
    <w:rsid w:val="001D2D5C"/>
    <w:rsid w:val="001D37DF"/>
    <w:rsid w:val="001D43C3"/>
    <w:rsid w:val="001D4847"/>
    <w:rsid w:val="001D4A3D"/>
    <w:rsid w:val="001D4A9A"/>
    <w:rsid w:val="001D4D17"/>
    <w:rsid w:val="001D543F"/>
    <w:rsid w:val="001D556B"/>
    <w:rsid w:val="001D5848"/>
    <w:rsid w:val="001D6686"/>
    <w:rsid w:val="001D6ACD"/>
    <w:rsid w:val="001D6BAC"/>
    <w:rsid w:val="001D71D7"/>
    <w:rsid w:val="001D730F"/>
    <w:rsid w:val="001D7CDB"/>
    <w:rsid w:val="001D7E4D"/>
    <w:rsid w:val="001D7F99"/>
    <w:rsid w:val="001E0073"/>
    <w:rsid w:val="001E013A"/>
    <w:rsid w:val="001E05B1"/>
    <w:rsid w:val="001E0BC8"/>
    <w:rsid w:val="001E0D75"/>
    <w:rsid w:val="001E134C"/>
    <w:rsid w:val="001E1E25"/>
    <w:rsid w:val="001E28FB"/>
    <w:rsid w:val="001E2B2F"/>
    <w:rsid w:val="001E3B9B"/>
    <w:rsid w:val="001E3C12"/>
    <w:rsid w:val="001E4A7F"/>
    <w:rsid w:val="001E4B53"/>
    <w:rsid w:val="001E4B9B"/>
    <w:rsid w:val="001E4CD3"/>
    <w:rsid w:val="001E6404"/>
    <w:rsid w:val="001E717B"/>
    <w:rsid w:val="001E7681"/>
    <w:rsid w:val="001F0194"/>
    <w:rsid w:val="001F07EA"/>
    <w:rsid w:val="001F0D32"/>
    <w:rsid w:val="001F12CF"/>
    <w:rsid w:val="001F160B"/>
    <w:rsid w:val="001F179D"/>
    <w:rsid w:val="001F1FEB"/>
    <w:rsid w:val="001F32C5"/>
    <w:rsid w:val="001F46BF"/>
    <w:rsid w:val="001F4744"/>
    <w:rsid w:val="001F4C97"/>
    <w:rsid w:val="001F4E6E"/>
    <w:rsid w:val="001F5C36"/>
    <w:rsid w:val="001F7368"/>
    <w:rsid w:val="001F73F8"/>
    <w:rsid w:val="001F7F6F"/>
    <w:rsid w:val="002000D3"/>
    <w:rsid w:val="00200A2F"/>
    <w:rsid w:val="00201475"/>
    <w:rsid w:val="00201CF3"/>
    <w:rsid w:val="002020AF"/>
    <w:rsid w:val="002022B8"/>
    <w:rsid w:val="00202984"/>
    <w:rsid w:val="00202B04"/>
    <w:rsid w:val="00203072"/>
    <w:rsid w:val="00205447"/>
    <w:rsid w:val="00205562"/>
    <w:rsid w:val="002060EE"/>
    <w:rsid w:val="00206C8B"/>
    <w:rsid w:val="00206D7F"/>
    <w:rsid w:val="002072AA"/>
    <w:rsid w:val="0020744B"/>
    <w:rsid w:val="0021017D"/>
    <w:rsid w:val="00210837"/>
    <w:rsid w:val="0021091B"/>
    <w:rsid w:val="00210FB4"/>
    <w:rsid w:val="00211F7A"/>
    <w:rsid w:val="00212C59"/>
    <w:rsid w:val="00213730"/>
    <w:rsid w:val="00213C66"/>
    <w:rsid w:val="00213E77"/>
    <w:rsid w:val="00213EA2"/>
    <w:rsid w:val="00214637"/>
    <w:rsid w:val="00214C0E"/>
    <w:rsid w:val="00214EB9"/>
    <w:rsid w:val="00215ACD"/>
    <w:rsid w:val="002165B5"/>
    <w:rsid w:val="002166C5"/>
    <w:rsid w:val="00216819"/>
    <w:rsid w:val="00216D67"/>
    <w:rsid w:val="00217538"/>
    <w:rsid w:val="002175C9"/>
    <w:rsid w:val="00220356"/>
    <w:rsid w:val="0022044A"/>
    <w:rsid w:val="00220480"/>
    <w:rsid w:val="00220A99"/>
    <w:rsid w:val="00220D66"/>
    <w:rsid w:val="00221645"/>
    <w:rsid w:val="00221EA4"/>
    <w:rsid w:val="002222F3"/>
    <w:rsid w:val="0022242D"/>
    <w:rsid w:val="00222603"/>
    <w:rsid w:val="002231EB"/>
    <w:rsid w:val="002239A0"/>
    <w:rsid w:val="002242F5"/>
    <w:rsid w:val="00224675"/>
    <w:rsid w:val="00224989"/>
    <w:rsid w:val="00224D4D"/>
    <w:rsid w:val="00224FA2"/>
    <w:rsid w:val="00226692"/>
    <w:rsid w:val="00226D1E"/>
    <w:rsid w:val="00226E4B"/>
    <w:rsid w:val="002279DF"/>
    <w:rsid w:val="00227C09"/>
    <w:rsid w:val="002305E3"/>
    <w:rsid w:val="0023060E"/>
    <w:rsid w:val="00231336"/>
    <w:rsid w:val="00231A47"/>
    <w:rsid w:val="00231C59"/>
    <w:rsid w:val="0023233F"/>
    <w:rsid w:val="0023274B"/>
    <w:rsid w:val="00232815"/>
    <w:rsid w:val="00232A91"/>
    <w:rsid w:val="00232C03"/>
    <w:rsid w:val="0023300A"/>
    <w:rsid w:val="00234818"/>
    <w:rsid w:val="0023494E"/>
    <w:rsid w:val="00234AFF"/>
    <w:rsid w:val="00234C57"/>
    <w:rsid w:val="00234DF7"/>
    <w:rsid w:val="002355D7"/>
    <w:rsid w:val="00235F0A"/>
    <w:rsid w:val="00236FE4"/>
    <w:rsid w:val="00237308"/>
    <w:rsid w:val="0023769D"/>
    <w:rsid w:val="002376BA"/>
    <w:rsid w:val="00237968"/>
    <w:rsid w:val="002379D4"/>
    <w:rsid w:val="002406BA"/>
    <w:rsid w:val="00240CCC"/>
    <w:rsid w:val="00240FCE"/>
    <w:rsid w:val="00241151"/>
    <w:rsid w:val="0024160A"/>
    <w:rsid w:val="002419F5"/>
    <w:rsid w:val="00241CFB"/>
    <w:rsid w:val="0024206D"/>
    <w:rsid w:val="0024210E"/>
    <w:rsid w:val="00242E10"/>
    <w:rsid w:val="00243E00"/>
    <w:rsid w:val="00243FB2"/>
    <w:rsid w:val="00245837"/>
    <w:rsid w:val="00245AFA"/>
    <w:rsid w:val="002464CF"/>
    <w:rsid w:val="00246CB4"/>
    <w:rsid w:val="0024790D"/>
    <w:rsid w:val="00247AE2"/>
    <w:rsid w:val="002505E4"/>
    <w:rsid w:val="00250920"/>
    <w:rsid w:val="00250DAA"/>
    <w:rsid w:val="00250EDA"/>
    <w:rsid w:val="00251927"/>
    <w:rsid w:val="00251D3F"/>
    <w:rsid w:val="0025379F"/>
    <w:rsid w:val="00253900"/>
    <w:rsid w:val="00253ECB"/>
    <w:rsid w:val="00253F34"/>
    <w:rsid w:val="00254761"/>
    <w:rsid w:val="00254A99"/>
    <w:rsid w:val="00254E09"/>
    <w:rsid w:val="0025681F"/>
    <w:rsid w:val="00256B81"/>
    <w:rsid w:val="00256BB3"/>
    <w:rsid w:val="00256C8C"/>
    <w:rsid w:val="002570D3"/>
    <w:rsid w:val="00257809"/>
    <w:rsid w:val="00260520"/>
    <w:rsid w:val="00260BFF"/>
    <w:rsid w:val="00260F4F"/>
    <w:rsid w:val="00261387"/>
    <w:rsid w:val="00261990"/>
    <w:rsid w:val="00261A2D"/>
    <w:rsid w:val="00262723"/>
    <w:rsid w:val="00262AD2"/>
    <w:rsid w:val="00262DB0"/>
    <w:rsid w:val="00263AF7"/>
    <w:rsid w:val="00263B88"/>
    <w:rsid w:val="00263CC4"/>
    <w:rsid w:val="002642C2"/>
    <w:rsid w:val="00264733"/>
    <w:rsid w:val="0026473D"/>
    <w:rsid w:val="0026491F"/>
    <w:rsid w:val="0026494A"/>
    <w:rsid w:val="00264CEB"/>
    <w:rsid w:val="002652D5"/>
    <w:rsid w:val="00265EA3"/>
    <w:rsid w:val="00266B91"/>
    <w:rsid w:val="00266E04"/>
    <w:rsid w:val="00266E51"/>
    <w:rsid w:val="00267BB8"/>
    <w:rsid w:val="00267E35"/>
    <w:rsid w:val="00267EFE"/>
    <w:rsid w:val="00267F5F"/>
    <w:rsid w:val="00270400"/>
    <w:rsid w:val="00270E27"/>
    <w:rsid w:val="00271799"/>
    <w:rsid w:val="002724E5"/>
    <w:rsid w:val="002727E0"/>
    <w:rsid w:val="00272830"/>
    <w:rsid w:val="00272EF9"/>
    <w:rsid w:val="00273218"/>
    <w:rsid w:val="00273470"/>
    <w:rsid w:val="00273C10"/>
    <w:rsid w:val="0027403C"/>
    <w:rsid w:val="00275562"/>
    <w:rsid w:val="00275B35"/>
    <w:rsid w:val="00275C6E"/>
    <w:rsid w:val="00275CA0"/>
    <w:rsid w:val="00275E19"/>
    <w:rsid w:val="002761FF"/>
    <w:rsid w:val="002763AE"/>
    <w:rsid w:val="00276F95"/>
    <w:rsid w:val="0027710C"/>
    <w:rsid w:val="002773B5"/>
    <w:rsid w:val="00277425"/>
    <w:rsid w:val="00277D08"/>
    <w:rsid w:val="00280797"/>
    <w:rsid w:val="00280E62"/>
    <w:rsid w:val="00281238"/>
    <w:rsid w:val="00281793"/>
    <w:rsid w:val="00281B19"/>
    <w:rsid w:val="00281C2D"/>
    <w:rsid w:val="0028240C"/>
    <w:rsid w:val="00282671"/>
    <w:rsid w:val="002857D0"/>
    <w:rsid w:val="00286BB3"/>
    <w:rsid w:val="00286EA9"/>
    <w:rsid w:val="0028747A"/>
    <w:rsid w:val="002874B8"/>
    <w:rsid w:val="00287B88"/>
    <w:rsid w:val="00290811"/>
    <w:rsid w:val="00290AC4"/>
    <w:rsid w:val="00290DAC"/>
    <w:rsid w:val="002913E6"/>
    <w:rsid w:val="00291A5B"/>
    <w:rsid w:val="00291C07"/>
    <w:rsid w:val="00292B78"/>
    <w:rsid w:val="00292D1C"/>
    <w:rsid w:val="00294417"/>
    <w:rsid w:val="00294C41"/>
    <w:rsid w:val="00295BB6"/>
    <w:rsid w:val="0029658A"/>
    <w:rsid w:val="002965CE"/>
    <w:rsid w:val="00296602"/>
    <w:rsid w:val="002968CF"/>
    <w:rsid w:val="00296CD4"/>
    <w:rsid w:val="00296E27"/>
    <w:rsid w:val="00296E5B"/>
    <w:rsid w:val="00296E7E"/>
    <w:rsid w:val="002A0446"/>
    <w:rsid w:val="002A0496"/>
    <w:rsid w:val="002A07D3"/>
    <w:rsid w:val="002A0B83"/>
    <w:rsid w:val="002A0BA8"/>
    <w:rsid w:val="002A0DE6"/>
    <w:rsid w:val="002A2763"/>
    <w:rsid w:val="002A2EFF"/>
    <w:rsid w:val="002A3695"/>
    <w:rsid w:val="002A3A01"/>
    <w:rsid w:val="002A45C3"/>
    <w:rsid w:val="002A4D23"/>
    <w:rsid w:val="002A560E"/>
    <w:rsid w:val="002A5C0C"/>
    <w:rsid w:val="002A6207"/>
    <w:rsid w:val="002A6528"/>
    <w:rsid w:val="002A6911"/>
    <w:rsid w:val="002A6D2C"/>
    <w:rsid w:val="002A6E02"/>
    <w:rsid w:val="002A6F62"/>
    <w:rsid w:val="002A712A"/>
    <w:rsid w:val="002A716D"/>
    <w:rsid w:val="002A7D59"/>
    <w:rsid w:val="002A7F5E"/>
    <w:rsid w:val="002B01E6"/>
    <w:rsid w:val="002B04BE"/>
    <w:rsid w:val="002B0652"/>
    <w:rsid w:val="002B08B0"/>
    <w:rsid w:val="002B0BC8"/>
    <w:rsid w:val="002B1445"/>
    <w:rsid w:val="002B151F"/>
    <w:rsid w:val="002B1551"/>
    <w:rsid w:val="002B3355"/>
    <w:rsid w:val="002B3901"/>
    <w:rsid w:val="002B3DD9"/>
    <w:rsid w:val="002B3E66"/>
    <w:rsid w:val="002B46CB"/>
    <w:rsid w:val="002B5083"/>
    <w:rsid w:val="002B5747"/>
    <w:rsid w:val="002B62D8"/>
    <w:rsid w:val="002B7878"/>
    <w:rsid w:val="002C0208"/>
    <w:rsid w:val="002C2273"/>
    <w:rsid w:val="002C36BC"/>
    <w:rsid w:val="002C3C35"/>
    <w:rsid w:val="002C3DB9"/>
    <w:rsid w:val="002C4124"/>
    <w:rsid w:val="002C42C5"/>
    <w:rsid w:val="002C47B7"/>
    <w:rsid w:val="002C5416"/>
    <w:rsid w:val="002C58D5"/>
    <w:rsid w:val="002C59D2"/>
    <w:rsid w:val="002C5BB1"/>
    <w:rsid w:val="002C5EED"/>
    <w:rsid w:val="002C67DD"/>
    <w:rsid w:val="002C6CAD"/>
    <w:rsid w:val="002C6FE9"/>
    <w:rsid w:val="002C722C"/>
    <w:rsid w:val="002C7274"/>
    <w:rsid w:val="002C729C"/>
    <w:rsid w:val="002C73EA"/>
    <w:rsid w:val="002C7B55"/>
    <w:rsid w:val="002D0E95"/>
    <w:rsid w:val="002D1075"/>
    <w:rsid w:val="002D1653"/>
    <w:rsid w:val="002D1F54"/>
    <w:rsid w:val="002D2B2C"/>
    <w:rsid w:val="002D3D76"/>
    <w:rsid w:val="002D45CD"/>
    <w:rsid w:val="002D47EF"/>
    <w:rsid w:val="002D4CC7"/>
    <w:rsid w:val="002D4FD5"/>
    <w:rsid w:val="002D5726"/>
    <w:rsid w:val="002D577D"/>
    <w:rsid w:val="002D57FA"/>
    <w:rsid w:val="002D59E0"/>
    <w:rsid w:val="002D5CEC"/>
    <w:rsid w:val="002D65AA"/>
    <w:rsid w:val="002D660A"/>
    <w:rsid w:val="002D699C"/>
    <w:rsid w:val="002D6C91"/>
    <w:rsid w:val="002D6DB9"/>
    <w:rsid w:val="002D7097"/>
    <w:rsid w:val="002D7287"/>
    <w:rsid w:val="002D7683"/>
    <w:rsid w:val="002D7AEA"/>
    <w:rsid w:val="002D7E7A"/>
    <w:rsid w:val="002D7E89"/>
    <w:rsid w:val="002E01FA"/>
    <w:rsid w:val="002E05A2"/>
    <w:rsid w:val="002E0B6A"/>
    <w:rsid w:val="002E0F2F"/>
    <w:rsid w:val="002E19B5"/>
    <w:rsid w:val="002E2DBF"/>
    <w:rsid w:val="002E34B8"/>
    <w:rsid w:val="002E3AC0"/>
    <w:rsid w:val="002E40D8"/>
    <w:rsid w:val="002E44F0"/>
    <w:rsid w:val="002E4CC1"/>
    <w:rsid w:val="002E4D76"/>
    <w:rsid w:val="002E4E77"/>
    <w:rsid w:val="002E59CD"/>
    <w:rsid w:val="002E5BAA"/>
    <w:rsid w:val="002E62CA"/>
    <w:rsid w:val="002E65C9"/>
    <w:rsid w:val="002E6A3F"/>
    <w:rsid w:val="002E6AA0"/>
    <w:rsid w:val="002E6B23"/>
    <w:rsid w:val="002E72A3"/>
    <w:rsid w:val="002E73ED"/>
    <w:rsid w:val="002E74BE"/>
    <w:rsid w:val="002F04DB"/>
    <w:rsid w:val="002F050B"/>
    <w:rsid w:val="002F08EF"/>
    <w:rsid w:val="002F09A5"/>
    <w:rsid w:val="002F0E50"/>
    <w:rsid w:val="002F1031"/>
    <w:rsid w:val="002F1080"/>
    <w:rsid w:val="002F1844"/>
    <w:rsid w:val="002F24C9"/>
    <w:rsid w:val="002F272F"/>
    <w:rsid w:val="002F27B9"/>
    <w:rsid w:val="002F2A63"/>
    <w:rsid w:val="002F4204"/>
    <w:rsid w:val="002F444E"/>
    <w:rsid w:val="002F469A"/>
    <w:rsid w:val="002F46D6"/>
    <w:rsid w:val="002F470B"/>
    <w:rsid w:val="002F4A8C"/>
    <w:rsid w:val="002F4AA9"/>
    <w:rsid w:val="002F4FC7"/>
    <w:rsid w:val="002F52A7"/>
    <w:rsid w:val="002F5486"/>
    <w:rsid w:val="002F5580"/>
    <w:rsid w:val="002F5DFF"/>
    <w:rsid w:val="002F5F7C"/>
    <w:rsid w:val="002F6490"/>
    <w:rsid w:val="002F65DA"/>
    <w:rsid w:val="002F6BF3"/>
    <w:rsid w:val="002F7D16"/>
    <w:rsid w:val="00300DE0"/>
    <w:rsid w:val="00300E40"/>
    <w:rsid w:val="003018FA"/>
    <w:rsid w:val="0030203D"/>
    <w:rsid w:val="003021CC"/>
    <w:rsid w:val="00302655"/>
    <w:rsid w:val="00302EE7"/>
    <w:rsid w:val="0030308B"/>
    <w:rsid w:val="003033F7"/>
    <w:rsid w:val="003034EA"/>
    <w:rsid w:val="003040E7"/>
    <w:rsid w:val="003044CE"/>
    <w:rsid w:val="00305549"/>
    <w:rsid w:val="00305641"/>
    <w:rsid w:val="003064C8"/>
    <w:rsid w:val="00306FE4"/>
    <w:rsid w:val="00307ED3"/>
    <w:rsid w:val="0031020C"/>
    <w:rsid w:val="003102F7"/>
    <w:rsid w:val="00310DA6"/>
    <w:rsid w:val="00311242"/>
    <w:rsid w:val="003113B4"/>
    <w:rsid w:val="003118B0"/>
    <w:rsid w:val="00312220"/>
    <w:rsid w:val="003122AF"/>
    <w:rsid w:val="003130F8"/>
    <w:rsid w:val="00313151"/>
    <w:rsid w:val="0031348E"/>
    <w:rsid w:val="003137F7"/>
    <w:rsid w:val="003141CB"/>
    <w:rsid w:val="00314646"/>
    <w:rsid w:val="003148FD"/>
    <w:rsid w:val="0031554C"/>
    <w:rsid w:val="00315568"/>
    <w:rsid w:val="0031556C"/>
    <w:rsid w:val="00315775"/>
    <w:rsid w:val="00315D6E"/>
    <w:rsid w:val="00316914"/>
    <w:rsid w:val="00316922"/>
    <w:rsid w:val="00316D12"/>
    <w:rsid w:val="00317011"/>
    <w:rsid w:val="00317DDF"/>
    <w:rsid w:val="00317EE6"/>
    <w:rsid w:val="00320108"/>
    <w:rsid w:val="00320500"/>
    <w:rsid w:val="0032075C"/>
    <w:rsid w:val="00320ADE"/>
    <w:rsid w:val="00320D88"/>
    <w:rsid w:val="0032175F"/>
    <w:rsid w:val="00321994"/>
    <w:rsid w:val="003219C6"/>
    <w:rsid w:val="00321F59"/>
    <w:rsid w:val="003238FC"/>
    <w:rsid w:val="00323FD5"/>
    <w:rsid w:val="00324508"/>
    <w:rsid w:val="003247FF"/>
    <w:rsid w:val="003248AF"/>
    <w:rsid w:val="00324BA7"/>
    <w:rsid w:val="0032611B"/>
    <w:rsid w:val="003276BE"/>
    <w:rsid w:val="0032784A"/>
    <w:rsid w:val="0033062B"/>
    <w:rsid w:val="00330F3D"/>
    <w:rsid w:val="00331008"/>
    <w:rsid w:val="0033114D"/>
    <w:rsid w:val="00331FF9"/>
    <w:rsid w:val="00332A05"/>
    <w:rsid w:val="00332FB9"/>
    <w:rsid w:val="003335BD"/>
    <w:rsid w:val="00333842"/>
    <w:rsid w:val="0033450D"/>
    <w:rsid w:val="0033489C"/>
    <w:rsid w:val="00334B6A"/>
    <w:rsid w:val="00336C92"/>
    <w:rsid w:val="00336EBE"/>
    <w:rsid w:val="00337AD0"/>
    <w:rsid w:val="003404CC"/>
    <w:rsid w:val="0034055D"/>
    <w:rsid w:val="00341E29"/>
    <w:rsid w:val="00342B06"/>
    <w:rsid w:val="00342C33"/>
    <w:rsid w:val="00343348"/>
    <w:rsid w:val="0034380C"/>
    <w:rsid w:val="00344AB0"/>
    <w:rsid w:val="00344E2A"/>
    <w:rsid w:val="00344F38"/>
    <w:rsid w:val="00345129"/>
    <w:rsid w:val="00345C9C"/>
    <w:rsid w:val="00346799"/>
    <w:rsid w:val="00346878"/>
    <w:rsid w:val="003476B9"/>
    <w:rsid w:val="00347883"/>
    <w:rsid w:val="00347B91"/>
    <w:rsid w:val="003501CA"/>
    <w:rsid w:val="00350624"/>
    <w:rsid w:val="00350C82"/>
    <w:rsid w:val="00350CA8"/>
    <w:rsid w:val="00350E69"/>
    <w:rsid w:val="0035153C"/>
    <w:rsid w:val="00351A3D"/>
    <w:rsid w:val="00351D04"/>
    <w:rsid w:val="00352481"/>
    <w:rsid w:val="0035267B"/>
    <w:rsid w:val="00352886"/>
    <w:rsid w:val="00352B64"/>
    <w:rsid w:val="00352E0C"/>
    <w:rsid w:val="00352F4B"/>
    <w:rsid w:val="00353BB6"/>
    <w:rsid w:val="003543F1"/>
    <w:rsid w:val="00354425"/>
    <w:rsid w:val="00354FD9"/>
    <w:rsid w:val="00356391"/>
    <w:rsid w:val="00357657"/>
    <w:rsid w:val="00357E82"/>
    <w:rsid w:val="00357EB5"/>
    <w:rsid w:val="00360395"/>
    <w:rsid w:val="00361123"/>
    <w:rsid w:val="003611F7"/>
    <w:rsid w:val="00361AC4"/>
    <w:rsid w:val="00361D61"/>
    <w:rsid w:val="00362018"/>
    <w:rsid w:val="00363293"/>
    <w:rsid w:val="00363709"/>
    <w:rsid w:val="00364082"/>
    <w:rsid w:val="0036469E"/>
    <w:rsid w:val="00365497"/>
    <w:rsid w:val="00365541"/>
    <w:rsid w:val="0036587D"/>
    <w:rsid w:val="00366172"/>
    <w:rsid w:val="00366BDA"/>
    <w:rsid w:val="003674EB"/>
    <w:rsid w:val="003679B8"/>
    <w:rsid w:val="00367CE3"/>
    <w:rsid w:val="00367DE0"/>
    <w:rsid w:val="00367DF5"/>
    <w:rsid w:val="00367F34"/>
    <w:rsid w:val="00370042"/>
    <w:rsid w:val="003706BF"/>
    <w:rsid w:val="003709D6"/>
    <w:rsid w:val="00370F94"/>
    <w:rsid w:val="003713FF"/>
    <w:rsid w:val="003730FF"/>
    <w:rsid w:val="0037323C"/>
    <w:rsid w:val="00373917"/>
    <w:rsid w:val="00373C7C"/>
    <w:rsid w:val="00373E7E"/>
    <w:rsid w:val="003749A1"/>
    <w:rsid w:val="00374C0F"/>
    <w:rsid w:val="0037507A"/>
    <w:rsid w:val="0037537A"/>
    <w:rsid w:val="00375CFC"/>
    <w:rsid w:val="003760C5"/>
    <w:rsid w:val="0037640D"/>
    <w:rsid w:val="003767E3"/>
    <w:rsid w:val="0038029F"/>
    <w:rsid w:val="00380318"/>
    <w:rsid w:val="00380825"/>
    <w:rsid w:val="0038088F"/>
    <w:rsid w:val="00380F02"/>
    <w:rsid w:val="0038143C"/>
    <w:rsid w:val="0038149C"/>
    <w:rsid w:val="0038199A"/>
    <w:rsid w:val="00381B34"/>
    <w:rsid w:val="00381EB3"/>
    <w:rsid w:val="003821ED"/>
    <w:rsid w:val="003828C2"/>
    <w:rsid w:val="003829EF"/>
    <w:rsid w:val="00382C5F"/>
    <w:rsid w:val="00383096"/>
    <w:rsid w:val="00383382"/>
    <w:rsid w:val="003836D5"/>
    <w:rsid w:val="00383F5A"/>
    <w:rsid w:val="00385076"/>
    <w:rsid w:val="00385220"/>
    <w:rsid w:val="00385E0A"/>
    <w:rsid w:val="00386791"/>
    <w:rsid w:val="003877BD"/>
    <w:rsid w:val="003879B6"/>
    <w:rsid w:val="00390A22"/>
    <w:rsid w:val="00390BAB"/>
    <w:rsid w:val="003914F0"/>
    <w:rsid w:val="003917B7"/>
    <w:rsid w:val="00391DF2"/>
    <w:rsid w:val="0039205F"/>
    <w:rsid w:val="00392708"/>
    <w:rsid w:val="0039272D"/>
    <w:rsid w:val="00392FCE"/>
    <w:rsid w:val="00393BB4"/>
    <w:rsid w:val="00394843"/>
    <w:rsid w:val="00394E1A"/>
    <w:rsid w:val="003951A1"/>
    <w:rsid w:val="003954D1"/>
    <w:rsid w:val="003957BA"/>
    <w:rsid w:val="003959F1"/>
    <w:rsid w:val="00395CD0"/>
    <w:rsid w:val="00395D33"/>
    <w:rsid w:val="00396313"/>
    <w:rsid w:val="00396A0D"/>
    <w:rsid w:val="00396C54"/>
    <w:rsid w:val="00396DD0"/>
    <w:rsid w:val="00397865"/>
    <w:rsid w:val="003A0278"/>
    <w:rsid w:val="003A048D"/>
    <w:rsid w:val="003A04FF"/>
    <w:rsid w:val="003A060C"/>
    <w:rsid w:val="003A0F90"/>
    <w:rsid w:val="003A134F"/>
    <w:rsid w:val="003A1643"/>
    <w:rsid w:val="003A2505"/>
    <w:rsid w:val="003A281A"/>
    <w:rsid w:val="003A2D72"/>
    <w:rsid w:val="003A2EEC"/>
    <w:rsid w:val="003A356A"/>
    <w:rsid w:val="003A3E80"/>
    <w:rsid w:val="003A4091"/>
    <w:rsid w:val="003A40EE"/>
    <w:rsid w:val="003A489E"/>
    <w:rsid w:val="003A4BF7"/>
    <w:rsid w:val="003A4C62"/>
    <w:rsid w:val="003A50D6"/>
    <w:rsid w:val="003A5ECD"/>
    <w:rsid w:val="003A617F"/>
    <w:rsid w:val="003A63B2"/>
    <w:rsid w:val="003A6541"/>
    <w:rsid w:val="003A6941"/>
    <w:rsid w:val="003A6A36"/>
    <w:rsid w:val="003A6E0E"/>
    <w:rsid w:val="003A72FD"/>
    <w:rsid w:val="003A77DE"/>
    <w:rsid w:val="003A7818"/>
    <w:rsid w:val="003B0F2D"/>
    <w:rsid w:val="003B1610"/>
    <w:rsid w:val="003B1624"/>
    <w:rsid w:val="003B23F3"/>
    <w:rsid w:val="003B2A93"/>
    <w:rsid w:val="003B2AC5"/>
    <w:rsid w:val="003B2AFB"/>
    <w:rsid w:val="003B2C7A"/>
    <w:rsid w:val="003B3C35"/>
    <w:rsid w:val="003B3DFB"/>
    <w:rsid w:val="003B408D"/>
    <w:rsid w:val="003B42CB"/>
    <w:rsid w:val="003B4738"/>
    <w:rsid w:val="003B4956"/>
    <w:rsid w:val="003B4B36"/>
    <w:rsid w:val="003B4BD5"/>
    <w:rsid w:val="003B5674"/>
    <w:rsid w:val="003B68C5"/>
    <w:rsid w:val="003B71B0"/>
    <w:rsid w:val="003C0509"/>
    <w:rsid w:val="003C0D90"/>
    <w:rsid w:val="003C13C4"/>
    <w:rsid w:val="003C16C2"/>
    <w:rsid w:val="003C197E"/>
    <w:rsid w:val="003C1AE4"/>
    <w:rsid w:val="003C240D"/>
    <w:rsid w:val="003C2847"/>
    <w:rsid w:val="003C2C7C"/>
    <w:rsid w:val="003C2D6B"/>
    <w:rsid w:val="003C2E98"/>
    <w:rsid w:val="003C2FC9"/>
    <w:rsid w:val="003C36E6"/>
    <w:rsid w:val="003C385A"/>
    <w:rsid w:val="003C3E20"/>
    <w:rsid w:val="003C4005"/>
    <w:rsid w:val="003C42C2"/>
    <w:rsid w:val="003C6683"/>
    <w:rsid w:val="003C70B9"/>
    <w:rsid w:val="003D217B"/>
    <w:rsid w:val="003D3319"/>
    <w:rsid w:val="003D4207"/>
    <w:rsid w:val="003D423B"/>
    <w:rsid w:val="003D4547"/>
    <w:rsid w:val="003D473E"/>
    <w:rsid w:val="003D4B87"/>
    <w:rsid w:val="003D4BB7"/>
    <w:rsid w:val="003D518E"/>
    <w:rsid w:val="003D7610"/>
    <w:rsid w:val="003D7739"/>
    <w:rsid w:val="003D7755"/>
    <w:rsid w:val="003E014F"/>
    <w:rsid w:val="003E0AA4"/>
    <w:rsid w:val="003E0C24"/>
    <w:rsid w:val="003E1B13"/>
    <w:rsid w:val="003E1E76"/>
    <w:rsid w:val="003E2117"/>
    <w:rsid w:val="003E2284"/>
    <w:rsid w:val="003E22FF"/>
    <w:rsid w:val="003E26BE"/>
    <w:rsid w:val="003E2973"/>
    <w:rsid w:val="003E2C64"/>
    <w:rsid w:val="003E2DAC"/>
    <w:rsid w:val="003E31B7"/>
    <w:rsid w:val="003E3657"/>
    <w:rsid w:val="003E3981"/>
    <w:rsid w:val="003E3B6A"/>
    <w:rsid w:val="003E3D68"/>
    <w:rsid w:val="003E3F23"/>
    <w:rsid w:val="003E40D5"/>
    <w:rsid w:val="003E41B6"/>
    <w:rsid w:val="003E47BD"/>
    <w:rsid w:val="003E5C55"/>
    <w:rsid w:val="003E68A9"/>
    <w:rsid w:val="003E6C32"/>
    <w:rsid w:val="003E6D17"/>
    <w:rsid w:val="003E7091"/>
    <w:rsid w:val="003E7247"/>
    <w:rsid w:val="003E757A"/>
    <w:rsid w:val="003E79F6"/>
    <w:rsid w:val="003F0097"/>
    <w:rsid w:val="003F069A"/>
    <w:rsid w:val="003F0A57"/>
    <w:rsid w:val="003F0B39"/>
    <w:rsid w:val="003F0BA6"/>
    <w:rsid w:val="003F1842"/>
    <w:rsid w:val="003F1AE0"/>
    <w:rsid w:val="003F1D32"/>
    <w:rsid w:val="003F27E7"/>
    <w:rsid w:val="003F2AEE"/>
    <w:rsid w:val="003F2CCE"/>
    <w:rsid w:val="003F2CD1"/>
    <w:rsid w:val="003F3262"/>
    <w:rsid w:val="003F36E8"/>
    <w:rsid w:val="003F42BA"/>
    <w:rsid w:val="003F47D0"/>
    <w:rsid w:val="003F4A7A"/>
    <w:rsid w:val="003F4AA4"/>
    <w:rsid w:val="003F51FA"/>
    <w:rsid w:val="003F52CD"/>
    <w:rsid w:val="003F6084"/>
    <w:rsid w:val="003F68E7"/>
    <w:rsid w:val="003F7BBA"/>
    <w:rsid w:val="00400D35"/>
    <w:rsid w:val="004018DD"/>
    <w:rsid w:val="004020B4"/>
    <w:rsid w:val="00403495"/>
    <w:rsid w:val="004035BC"/>
    <w:rsid w:val="004036A1"/>
    <w:rsid w:val="00403D10"/>
    <w:rsid w:val="00404D66"/>
    <w:rsid w:val="004051F5"/>
    <w:rsid w:val="0040530F"/>
    <w:rsid w:val="004053F7"/>
    <w:rsid w:val="004054CE"/>
    <w:rsid w:val="004054D5"/>
    <w:rsid w:val="0040554A"/>
    <w:rsid w:val="0040585C"/>
    <w:rsid w:val="00405B46"/>
    <w:rsid w:val="00405DF3"/>
    <w:rsid w:val="00405DFC"/>
    <w:rsid w:val="004061EF"/>
    <w:rsid w:val="00406242"/>
    <w:rsid w:val="00406340"/>
    <w:rsid w:val="00406748"/>
    <w:rsid w:val="0040752A"/>
    <w:rsid w:val="0040794C"/>
    <w:rsid w:val="00407D62"/>
    <w:rsid w:val="0041011C"/>
    <w:rsid w:val="004106C6"/>
    <w:rsid w:val="00410C78"/>
    <w:rsid w:val="00411C08"/>
    <w:rsid w:val="00412393"/>
    <w:rsid w:val="00412615"/>
    <w:rsid w:val="00412A16"/>
    <w:rsid w:val="004139ED"/>
    <w:rsid w:val="00413A01"/>
    <w:rsid w:val="004145C9"/>
    <w:rsid w:val="00415277"/>
    <w:rsid w:val="0041578B"/>
    <w:rsid w:val="00415A33"/>
    <w:rsid w:val="0041656E"/>
    <w:rsid w:val="00416B76"/>
    <w:rsid w:val="00416D21"/>
    <w:rsid w:val="004170FC"/>
    <w:rsid w:val="004173EB"/>
    <w:rsid w:val="00417832"/>
    <w:rsid w:val="00417A8F"/>
    <w:rsid w:val="00417D05"/>
    <w:rsid w:val="004206BB"/>
    <w:rsid w:val="0042089E"/>
    <w:rsid w:val="004219A4"/>
    <w:rsid w:val="004223E4"/>
    <w:rsid w:val="00422C42"/>
    <w:rsid w:val="00422E94"/>
    <w:rsid w:val="00424D18"/>
    <w:rsid w:val="00425496"/>
    <w:rsid w:val="0042578C"/>
    <w:rsid w:val="004258B3"/>
    <w:rsid w:val="004265A2"/>
    <w:rsid w:val="004270BA"/>
    <w:rsid w:val="004303B2"/>
    <w:rsid w:val="004306A2"/>
    <w:rsid w:val="00430ADC"/>
    <w:rsid w:val="00430B1B"/>
    <w:rsid w:val="00430B8D"/>
    <w:rsid w:val="00430BAF"/>
    <w:rsid w:val="00430FC0"/>
    <w:rsid w:val="00431A40"/>
    <w:rsid w:val="00431D7B"/>
    <w:rsid w:val="00432E61"/>
    <w:rsid w:val="0043326E"/>
    <w:rsid w:val="004335E6"/>
    <w:rsid w:val="00433712"/>
    <w:rsid w:val="00433EB4"/>
    <w:rsid w:val="00433EB9"/>
    <w:rsid w:val="004353B4"/>
    <w:rsid w:val="00436F5D"/>
    <w:rsid w:val="00437B26"/>
    <w:rsid w:val="00437CE2"/>
    <w:rsid w:val="00441B07"/>
    <w:rsid w:val="00441D6B"/>
    <w:rsid w:val="004421AB"/>
    <w:rsid w:val="00442289"/>
    <w:rsid w:val="00442A39"/>
    <w:rsid w:val="00442B07"/>
    <w:rsid w:val="00443019"/>
    <w:rsid w:val="0044368E"/>
    <w:rsid w:val="00444116"/>
    <w:rsid w:val="00444DE2"/>
    <w:rsid w:val="00444EA4"/>
    <w:rsid w:val="00444F5A"/>
    <w:rsid w:val="00445482"/>
    <w:rsid w:val="00445875"/>
    <w:rsid w:val="00445D90"/>
    <w:rsid w:val="00446281"/>
    <w:rsid w:val="004462D4"/>
    <w:rsid w:val="00446A16"/>
    <w:rsid w:val="00446C2A"/>
    <w:rsid w:val="00447A13"/>
    <w:rsid w:val="00447AA3"/>
    <w:rsid w:val="00447CE7"/>
    <w:rsid w:val="00450073"/>
    <w:rsid w:val="00450F3B"/>
    <w:rsid w:val="0045183F"/>
    <w:rsid w:val="00451C7E"/>
    <w:rsid w:val="004520A0"/>
    <w:rsid w:val="0045266A"/>
    <w:rsid w:val="00452715"/>
    <w:rsid w:val="00452928"/>
    <w:rsid w:val="00452E90"/>
    <w:rsid w:val="0045397F"/>
    <w:rsid w:val="00453D1C"/>
    <w:rsid w:val="00453EBB"/>
    <w:rsid w:val="004548BB"/>
    <w:rsid w:val="004548D0"/>
    <w:rsid w:val="00454980"/>
    <w:rsid w:val="00454F7F"/>
    <w:rsid w:val="004550E0"/>
    <w:rsid w:val="004559A9"/>
    <w:rsid w:val="00455E23"/>
    <w:rsid w:val="004564D2"/>
    <w:rsid w:val="004571CD"/>
    <w:rsid w:val="00457509"/>
    <w:rsid w:val="00457822"/>
    <w:rsid w:val="004578A4"/>
    <w:rsid w:val="00457EEB"/>
    <w:rsid w:val="00460489"/>
    <w:rsid w:val="004619FA"/>
    <w:rsid w:val="00461B84"/>
    <w:rsid w:val="0046223B"/>
    <w:rsid w:val="00462E4B"/>
    <w:rsid w:val="00462F7D"/>
    <w:rsid w:val="00463739"/>
    <w:rsid w:val="00463A14"/>
    <w:rsid w:val="00463AD3"/>
    <w:rsid w:val="00463F10"/>
    <w:rsid w:val="004643B9"/>
    <w:rsid w:val="0046466E"/>
    <w:rsid w:val="00464B62"/>
    <w:rsid w:val="00464D79"/>
    <w:rsid w:val="00464E85"/>
    <w:rsid w:val="00465CDE"/>
    <w:rsid w:val="00465DD5"/>
    <w:rsid w:val="004665E5"/>
    <w:rsid w:val="00466FCF"/>
    <w:rsid w:val="00467BDF"/>
    <w:rsid w:val="004701CC"/>
    <w:rsid w:val="004709F5"/>
    <w:rsid w:val="004725B7"/>
    <w:rsid w:val="00473045"/>
    <w:rsid w:val="0047345C"/>
    <w:rsid w:val="0047396C"/>
    <w:rsid w:val="004744F6"/>
    <w:rsid w:val="00475138"/>
    <w:rsid w:val="00475191"/>
    <w:rsid w:val="004764C1"/>
    <w:rsid w:val="0047700B"/>
    <w:rsid w:val="00477C4C"/>
    <w:rsid w:val="004806AB"/>
    <w:rsid w:val="00480DBB"/>
    <w:rsid w:val="0048166A"/>
    <w:rsid w:val="00481FFF"/>
    <w:rsid w:val="00482A2B"/>
    <w:rsid w:val="00482B82"/>
    <w:rsid w:val="004836C4"/>
    <w:rsid w:val="0048387C"/>
    <w:rsid w:val="0048469B"/>
    <w:rsid w:val="00485779"/>
    <w:rsid w:val="004863C1"/>
    <w:rsid w:val="00486D6A"/>
    <w:rsid w:val="00486F81"/>
    <w:rsid w:val="004873DA"/>
    <w:rsid w:val="004875CD"/>
    <w:rsid w:val="0048769C"/>
    <w:rsid w:val="0049071B"/>
    <w:rsid w:val="00490F6D"/>
    <w:rsid w:val="0049177D"/>
    <w:rsid w:val="00491D19"/>
    <w:rsid w:val="0049269F"/>
    <w:rsid w:val="00492994"/>
    <w:rsid w:val="00493000"/>
    <w:rsid w:val="004933BB"/>
    <w:rsid w:val="00493883"/>
    <w:rsid w:val="00493A04"/>
    <w:rsid w:val="00493DF0"/>
    <w:rsid w:val="00493F88"/>
    <w:rsid w:val="004944A7"/>
    <w:rsid w:val="00494628"/>
    <w:rsid w:val="0049480B"/>
    <w:rsid w:val="00494E6A"/>
    <w:rsid w:val="00494EF0"/>
    <w:rsid w:val="004955D2"/>
    <w:rsid w:val="004959D0"/>
    <w:rsid w:val="00495CB9"/>
    <w:rsid w:val="00496A08"/>
    <w:rsid w:val="00496F42"/>
    <w:rsid w:val="00497385"/>
    <w:rsid w:val="00497D89"/>
    <w:rsid w:val="00497E9B"/>
    <w:rsid w:val="004A05DA"/>
    <w:rsid w:val="004A077C"/>
    <w:rsid w:val="004A0809"/>
    <w:rsid w:val="004A1A46"/>
    <w:rsid w:val="004A1FA3"/>
    <w:rsid w:val="004A2210"/>
    <w:rsid w:val="004A2A41"/>
    <w:rsid w:val="004A4495"/>
    <w:rsid w:val="004A48A9"/>
    <w:rsid w:val="004A48D1"/>
    <w:rsid w:val="004A5376"/>
    <w:rsid w:val="004A5943"/>
    <w:rsid w:val="004A5C94"/>
    <w:rsid w:val="004A6B39"/>
    <w:rsid w:val="004A6D34"/>
    <w:rsid w:val="004A7A1A"/>
    <w:rsid w:val="004A7D30"/>
    <w:rsid w:val="004A7D3E"/>
    <w:rsid w:val="004B0678"/>
    <w:rsid w:val="004B070D"/>
    <w:rsid w:val="004B0C03"/>
    <w:rsid w:val="004B1352"/>
    <w:rsid w:val="004B1497"/>
    <w:rsid w:val="004B2B1B"/>
    <w:rsid w:val="004B2BC3"/>
    <w:rsid w:val="004B3456"/>
    <w:rsid w:val="004B3585"/>
    <w:rsid w:val="004B3C28"/>
    <w:rsid w:val="004B467D"/>
    <w:rsid w:val="004B5296"/>
    <w:rsid w:val="004B54FB"/>
    <w:rsid w:val="004B5EC6"/>
    <w:rsid w:val="004B6523"/>
    <w:rsid w:val="004B6DC8"/>
    <w:rsid w:val="004B748F"/>
    <w:rsid w:val="004B7660"/>
    <w:rsid w:val="004B7F39"/>
    <w:rsid w:val="004C01A7"/>
    <w:rsid w:val="004C096C"/>
    <w:rsid w:val="004C09D3"/>
    <w:rsid w:val="004C0ADF"/>
    <w:rsid w:val="004C0B49"/>
    <w:rsid w:val="004C0EB3"/>
    <w:rsid w:val="004C0F63"/>
    <w:rsid w:val="004C135C"/>
    <w:rsid w:val="004C14B1"/>
    <w:rsid w:val="004C2288"/>
    <w:rsid w:val="004C22B1"/>
    <w:rsid w:val="004C2911"/>
    <w:rsid w:val="004C2A2A"/>
    <w:rsid w:val="004C42C1"/>
    <w:rsid w:val="004C484B"/>
    <w:rsid w:val="004C49FC"/>
    <w:rsid w:val="004C4BF3"/>
    <w:rsid w:val="004C4C7C"/>
    <w:rsid w:val="004C4E0C"/>
    <w:rsid w:val="004C4FAE"/>
    <w:rsid w:val="004C60C6"/>
    <w:rsid w:val="004C618C"/>
    <w:rsid w:val="004C6229"/>
    <w:rsid w:val="004C6845"/>
    <w:rsid w:val="004C6AAE"/>
    <w:rsid w:val="004C6E01"/>
    <w:rsid w:val="004C754C"/>
    <w:rsid w:val="004C760A"/>
    <w:rsid w:val="004C76C4"/>
    <w:rsid w:val="004D0C2E"/>
    <w:rsid w:val="004D0C5B"/>
    <w:rsid w:val="004D109F"/>
    <w:rsid w:val="004D1B6A"/>
    <w:rsid w:val="004D1BA9"/>
    <w:rsid w:val="004D1F6B"/>
    <w:rsid w:val="004D2675"/>
    <w:rsid w:val="004D27AE"/>
    <w:rsid w:val="004D28D4"/>
    <w:rsid w:val="004D2BFF"/>
    <w:rsid w:val="004D2CE5"/>
    <w:rsid w:val="004D2E33"/>
    <w:rsid w:val="004D2FFC"/>
    <w:rsid w:val="004D339B"/>
    <w:rsid w:val="004D38BE"/>
    <w:rsid w:val="004D399A"/>
    <w:rsid w:val="004D40BC"/>
    <w:rsid w:val="004D4263"/>
    <w:rsid w:val="004D445E"/>
    <w:rsid w:val="004D44C4"/>
    <w:rsid w:val="004D4A4E"/>
    <w:rsid w:val="004D4B88"/>
    <w:rsid w:val="004D4E81"/>
    <w:rsid w:val="004D505C"/>
    <w:rsid w:val="004D5439"/>
    <w:rsid w:val="004D6145"/>
    <w:rsid w:val="004D6502"/>
    <w:rsid w:val="004D7292"/>
    <w:rsid w:val="004D73FC"/>
    <w:rsid w:val="004D780E"/>
    <w:rsid w:val="004E01BB"/>
    <w:rsid w:val="004E0802"/>
    <w:rsid w:val="004E0E81"/>
    <w:rsid w:val="004E19EF"/>
    <w:rsid w:val="004E20BD"/>
    <w:rsid w:val="004E3477"/>
    <w:rsid w:val="004E34C3"/>
    <w:rsid w:val="004E3732"/>
    <w:rsid w:val="004E3B8B"/>
    <w:rsid w:val="004E3D33"/>
    <w:rsid w:val="004E4591"/>
    <w:rsid w:val="004E482C"/>
    <w:rsid w:val="004E48C0"/>
    <w:rsid w:val="004E568F"/>
    <w:rsid w:val="004E5B5F"/>
    <w:rsid w:val="004E5DE2"/>
    <w:rsid w:val="004E615E"/>
    <w:rsid w:val="004E6ED2"/>
    <w:rsid w:val="004E779E"/>
    <w:rsid w:val="004E77CA"/>
    <w:rsid w:val="004F0002"/>
    <w:rsid w:val="004F0090"/>
    <w:rsid w:val="004F0374"/>
    <w:rsid w:val="004F1334"/>
    <w:rsid w:val="004F1666"/>
    <w:rsid w:val="004F16A4"/>
    <w:rsid w:val="004F1B8D"/>
    <w:rsid w:val="004F1F41"/>
    <w:rsid w:val="004F23E2"/>
    <w:rsid w:val="004F2737"/>
    <w:rsid w:val="004F2ACD"/>
    <w:rsid w:val="004F2B91"/>
    <w:rsid w:val="004F3427"/>
    <w:rsid w:val="004F3E75"/>
    <w:rsid w:val="004F41E5"/>
    <w:rsid w:val="004F4254"/>
    <w:rsid w:val="004F472B"/>
    <w:rsid w:val="004F5037"/>
    <w:rsid w:val="004F54D4"/>
    <w:rsid w:val="004F54F8"/>
    <w:rsid w:val="004F602B"/>
    <w:rsid w:val="004F6178"/>
    <w:rsid w:val="004F6FE1"/>
    <w:rsid w:val="004F7368"/>
    <w:rsid w:val="004F7691"/>
    <w:rsid w:val="00500655"/>
    <w:rsid w:val="00500BEB"/>
    <w:rsid w:val="005011DC"/>
    <w:rsid w:val="00501A1F"/>
    <w:rsid w:val="00501CD7"/>
    <w:rsid w:val="005028D2"/>
    <w:rsid w:val="00502BD0"/>
    <w:rsid w:val="0050323C"/>
    <w:rsid w:val="005039D9"/>
    <w:rsid w:val="00503E1C"/>
    <w:rsid w:val="0050428D"/>
    <w:rsid w:val="005052E7"/>
    <w:rsid w:val="00505AD7"/>
    <w:rsid w:val="0050632B"/>
    <w:rsid w:val="00506464"/>
    <w:rsid w:val="005065D1"/>
    <w:rsid w:val="00506A3D"/>
    <w:rsid w:val="00506DD3"/>
    <w:rsid w:val="005102AE"/>
    <w:rsid w:val="005113C7"/>
    <w:rsid w:val="00511403"/>
    <w:rsid w:val="005122F3"/>
    <w:rsid w:val="00513444"/>
    <w:rsid w:val="005135E8"/>
    <w:rsid w:val="00513939"/>
    <w:rsid w:val="00514351"/>
    <w:rsid w:val="005145F8"/>
    <w:rsid w:val="005148E1"/>
    <w:rsid w:val="00515653"/>
    <w:rsid w:val="005158ED"/>
    <w:rsid w:val="005165EE"/>
    <w:rsid w:val="005170CF"/>
    <w:rsid w:val="00517741"/>
    <w:rsid w:val="00517A7A"/>
    <w:rsid w:val="00517D48"/>
    <w:rsid w:val="00517DB0"/>
    <w:rsid w:val="00517E9C"/>
    <w:rsid w:val="0052048D"/>
    <w:rsid w:val="00520D02"/>
    <w:rsid w:val="00520FFB"/>
    <w:rsid w:val="0052105A"/>
    <w:rsid w:val="00522208"/>
    <w:rsid w:val="0052227D"/>
    <w:rsid w:val="005227DD"/>
    <w:rsid w:val="0052386C"/>
    <w:rsid w:val="00524BE2"/>
    <w:rsid w:val="00524F50"/>
    <w:rsid w:val="0052511A"/>
    <w:rsid w:val="00525BAC"/>
    <w:rsid w:val="00525C36"/>
    <w:rsid w:val="00526C95"/>
    <w:rsid w:val="00526DD0"/>
    <w:rsid w:val="00527DE0"/>
    <w:rsid w:val="00530424"/>
    <w:rsid w:val="00530947"/>
    <w:rsid w:val="00531059"/>
    <w:rsid w:val="005310F4"/>
    <w:rsid w:val="00531346"/>
    <w:rsid w:val="005314AA"/>
    <w:rsid w:val="00531B55"/>
    <w:rsid w:val="0053234E"/>
    <w:rsid w:val="005323C1"/>
    <w:rsid w:val="00532A69"/>
    <w:rsid w:val="00532C31"/>
    <w:rsid w:val="00533302"/>
    <w:rsid w:val="005337E2"/>
    <w:rsid w:val="005355A7"/>
    <w:rsid w:val="0053566B"/>
    <w:rsid w:val="0053591F"/>
    <w:rsid w:val="00535E87"/>
    <w:rsid w:val="00536486"/>
    <w:rsid w:val="00536535"/>
    <w:rsid w:val="00536724"/>
    <w:rsid w:val="00536998"/>
    <w:rsid w:val="00536C3F"/>
    <w:rsid w:val="00537163"/>
    <w:rsid w:val="0054029D"/>
    <w:rsid w:val="00540369"/>
    <w:rsid w:val="005408C7"/>
    <w:rsid w:val="005408DF"/>
    <w:rsid w:val="00540B00"/>
    <w:rsid w:val="00541053"/>
    <w:rsid w:val="00541F34"/>
    <w:rsid w:val="00542A0F"/>
    <w:rsid w:val="00543E5E"/>
    <w:rsid w:val="00544414"/>
    <w:rsid w:val="005447C1"/>
    <w:rsid w:val="00544F24"/>
    <w:rsid w:val="00544FC7"/>
    <w:rsid w:val="0054546B"/>
    <w:rsid w:val="0054551F"/>
    <w:rsid w:val="00545727"/>
    <w:rsid w:val="00545DF0"/>
    <w:rsid w:val="00545F7A"/>
    <w:rsid w:val="00546618"/>
    <w:rsid w:val="005475D3"/>
    <w:rsid w:val="00547BAD"/>
    <w:rsid w:val="005503E9"/>
    <w:rsid w:val="005506F6"/>
    <w:rsid w:val="0055073B"/>
    <w:rsid w:val="00550F6B"/>
    <w:rsid w:val="00551955"/>
    <w:rsid w:val="00551D95"/>
    <w:rsid w:val="00552300"/>
    <w:rsid w:val="00552709"/>
    <w:rsid w:val="00552A65"/>
    <w:rsid w:val="00553043"/>
    <w:rsid w:val="00553454"/>
    <w:rsid w:val="00553608"/>
    <w:rsid w:val="00554BD8"/>
    <w:rsid w:val="005552C2"/>
    <w:rsid w:val="00556BF7"/>
    <w:rsid w:val="00557131"/>
    <w:rsid w:val="00557274"/>
    <w:rsid w:val="00557A79"/>
    <w:rsid w:val="00557D42"/>
    <w:rsid w:val="00557F43"/>
    <w:rsid w:val="00557F9C"/>
    <w:rsid w:val="005600A3"/>
    <w:rsid w:val="005619DA"/>
    <w:rsid w:val="00561A5F"/>
    <w:rsid w:val="00561D3D"/>
    <w:rsid w:val="005627B1"/>
    <w:rsid w:val="005627B8"/>
    <w:rsid w:val="0056335F"/>
    <w:rsid w:val="005636D6"/>
    <w:rsid w:val="00564102"/>
    <w:rsid w:val="00564394"/>
    <w:rsid w:val="00565039"/>
    <w:rsid w:val="0056548F"/>
    <w:rsid w:val="00565C90"/>
    <w:rsid w:val="00565DB7"/>
    <w:rsid w:val="0056627C"/>
    <w:rsid w:val="00566379"/>
    <w:rsid w:val="00566883"/>
    <w:rsid w:val="00566AAC"/>
    <w:rsid w:val="00567842"/>
    <w:rsid w:val="00567856"/>
    <w:rsid w:val="0057098D"/>
    <w:rsid w:val="00570BB7"/>
    <w:rsid w:val="00570FF0"/>
    <w:rsid w:val="00571B43"/>
    <w:rsid w:val="00572303"/>
    <w:rsid w:val="005724A8"/>
    <w:rsid w:val="0057292A"/>
    <w:rsid w:val="00572A08"/>
    <w:rsid w:val="005739A5"/>
    <w:rsid w:val="00573F3C"/>
    <w:rsid w:val="00573F7E"/>
    <w:rsid w:val="0057411A"/>
    <w:rsid w:val="00574718"/>
    <w:rsid w:val="0057525A"/>
    <w:rsid w:val="00575438"/>
    <w:rsid w:val="00575AD9"/>
    <w:rsid w:val="0057619E"/>
    <w:rsid w:val="00576539"/>
    <w:rsid w:val="00576B90"/>
    <w:rsid w:val="00576C82"/>
    <w:rsid w:val="00576D71"/>
    <w:rsid w:val="00577A64"/>
    <w:rsid w:val="00577AA1"/>
    <w:rsid w:val="00577C9D"/>
    <w:rsid w:val="005805B4"/>
    <w:rsid w:val="00580AC6"/>
    <w:rsid w:val="00581E38"/>
    <w:rsid w:val="00581E7E"/>
    <w:rsid w:val="00582069"/>
    <w:rsid w:val="00582BE6"/>
    <w:rsid w:val="00583326"/>
    <w:rsid w:val="00583812"/>
    <w:rsid w:val="0058456B"/>
    <w:rsid w:val="00584CCE"/>
    <w:rsid w:val="005850C8"/>
    <w:rsid w:val="00585144"/>
    <w:rsid w:val="00585345"/>
    <w:rsid w:val="005857CB"/>
    <w:rsid w:val="00585864"/>
    <w:rsid w:val="00585B2D"/>
    <w:rsid w:val="00585DB2"/>
    <w:rsid w:val="005871FF"/>
    <w:rsid w:val="00587439"/>
    <w:rsid w:val="0058766A"/>
    <w:rsid w:val="0059056F"/>
    <w:rsid w:val="005909BE"/>
    <w:rsid w:val="005914DF"/>
    <w:rsid w:val="0059163C"/>
    <w:rsid w:val="005919F6"/>
    <w:rsid w:val="00591E2A"/>
    <w:rsid w:val="00592016"/>
    <w:rsid w:val="0059249F"/>
    <w:rsid w:val="00592D7B"/>
    <w:rsid w:val="005930FA"/>
    <w:rsid w:val="00593D0C"/>
    <w:rsid w:val="0059426C"/>
    <w:rsid w:val="005945B2"/>
    <w:rsid w:val="0059552C"/>
    <w:rsid w:val="00595CD9"/>
    <w:rsid w:val="00595D27"/>
    <w:rsid w:val="00595DEA"/>
    <w:rsid w:val="00595E4F"/>
    <w:rsid w:val="00595F4E"/>
    <w:rsid w:val="00596179"/>
    <w:rsid w:val="0059628F"/>
    <w:rsid w:val="00596323"/>
    <w:rsid w:val="00596D85"/>
    <w:rsid w:val="00596DCF"/>
    <w:rsid w:val="005970CD"/>
    <w:rsid w:val="0059796D"/>
    <w:rsid w:val="00597C60"/>
    <w:rsid w:val="005A088D"/>
    <w:rsid w:val="005A0B54"/>
    <w:rsid w:val="005A1062"/>
    <w:rsid w:val="005A109C"/>
    <w:rsid w:val="005A183B"/>
    <w:rsid w:val="005A1870"/>
    <w:rsid w:val="005A1ECF"/>
    <w:rsid w:val="005A220E"/>
    <w:rsid w:val="005A23AE"/>
    <w:rsid w:val="005A2685"/>
    <w:rsid w:val="005A2721"/>
    <w:rsid w:val="005A2D70"/>
    <w:rsid w:val="005A3168"/>
    <w:rsid w:val="005A34AE"/>
    <w:rsid w:val="005A354D"/>
    <w:rsid w:val="005A3F82"/>
    <w:rsid w:val="005A4342"/>
    <w:rsid w:val="005A4B80"/>
    <w:rsid w:val="005A5151"/>
    <w:rsid w:val="005A56B5"/>
    <w:rsid w:val="005A5F33"/>
    <w:rsid w:val="005A5F89"/>
    <w:rsid w:val="005A6283"/>
    <w:rsid w:val="005A6406"/>
    <w:rsid w:val="005A648C"/>
    <w:rsid w:val="005A670C"/>
    <w:rsid w:val="005A6E05"/>
    <w:rsid w:val="005A7C56"/>
    <w:rsid w:val="005B0A72"/>
    <w:rsid w:val="005B0BCA"/>
    <w:rsid w:val="005B1624"/>
    <w:rsid w:val="005B16A4"/>
    <w:rsid w:val="005B1843"/>
    <w:rsid w:val="005B19F0"/>
    <w:rsid w:val="005B1A2E"/>
    <w:rsid w:val="005B20BF"/>
    <w:rsid w:val="005B22F3"/>
    <w:rsid w:val="005B2323"/>
    <w:rsid w:val="005B2D05"/>
    <w:rsid w:val="005B39B9"/>
    <w:rsid w:val="005B3C38"/>
    <w:rsid w:val="005B3C4E"/>
    <w:rsid w:val="005B3F99"/>
    <w:rsid w:val="005B42C3"/>
    <w:rsid w:val="005B489C"/>
    <w:rsid w:val="005B55F6"/>
    <w:rsid w:val="005B5975"/>
    <w:rsid w:val="005B60E6"/>
    <w:rsid w:val="005B652B"/>
    <w:rsid w:val="005B67B1"/>
    <w:rsid w:val="005B67F5"/>
    <w:rsid w:val="005B6CB8"/>
    <w:rsid w:val="005B72D0"/>
    <w:rsid w:val="005C04A1"/>
    <w:rsid w:val="005C0A3C"/>
    <w:rsid w:val="005C0C6E"/>
    <w:rsid w:val="005C1E8C"/>
    <w:rsid w:val="005C259B"/>
    <w:rsid w:val="005C2778"/>
    <w:rsid w:val="005C2B49"/>
    <w:rsid w:val="005C3782"/>
    <w:rsid w:val="005C43D6"/>
    <w:rsid w:val="005C49A4"/>
    <w:rsid w:val="005C4E08"/>
    <w:rsid w:val="005C569D"/>
    <w:rsid w:val="005C5823"/>
    <w:rsid w:val="005C5D36"/>
    <w:rsid w:val="005C5F54"/>
    <w:rsid w:val="005C6052"/>
    <w:rsid w:val="005C6425"/>
    <w:rsid w:val="005C678F"/>
    <w:rsid w:val="005C6E96"/>
    <w:rsid w:val="005C765C"/>
    <w:rsid w:val="005C79A8"/>
    <w:rsid w:val="005D0061"/>
    <w:rsid w:val="005D010E"/>
    <w:rsid w:val="005D08BA"/>
    <w:rsid w:val="005D0D94"/>
    <w:rsid w:val="005D10D4"/>
    <w:rsid w:val="005D1788"/>
    <w:rsid w:val="005D21EF"/>
    <w:rsid w:val="005D25EB"/>
    <w:rsid w:val="005D2864"/>
    <w:rsid w:val="005D2867"/>
    <w:rsid w:val="005D2DC1"/>
    <w:rsid w:val="005D2E94"/>
    <w:rsid w:val="005D33BC"/>
    <w:rsid w:val="005D3765"/>
    <w:rsid w:val="005D4112"/>
    <w:rsid w:val="005D47DB"/>
    <w:rsid w:val="005D4875"/>
    <w:rsid w:val="005D4954"/>
    <w:rsid w:val="005D496A"/>
    <w:rsid w:val="005D4E18"/>
    <w:rsid w:val="005D5317"/>
    <w:rsid w:val="005D531F"/>
    <w:rsid w:val="005D5959"/>
    <w:rsid w:val="005D60EE"/>
    <w:rsid w:val="005D670C"/>
    <w:rsid w:val="005D75C6"/>
    <w:rsid w:val="005D79A8"/>
    <w:rsid w:val="005E00B4"/>
    <w:rsid w:val="005E01FC"/>
    <w:rsid w:val="005E09EB"/>
    <w:rsid w:val="005E0A2D"/>
    <w:rsid w:val="005E0F4B"/>
    <w:rsid w:val="005E1C09"/>
    <w:rsid w:val="005E27FF"/>
    <w:rsid w:val="005E304F"/>
    <w:rsid w:val="005E339E"/>
    <w:rsid w:val="005E40A0"/>
    <w:rsid w:val="005E436F"/>
    <w:rsid w:val="005E4809"/>
    <w:rsid w:val="005E4BBE"/>
    <w:rsid w:val="005E4CC7"/>
    <w:rsid w:val="005E4CD4"/>
    <w:rsid w:val="005E539D"/>
    <w:rsid w:val="005E6432"/>
    <w:rsid w:val="005E784F"/>
    <w:rsid w:val="005E7E3C"/>
    <w:rsid w:val="005F068B"/>
    <w:rsid w:val="005F08B2"/>
    <w:rsid w:val="005F13A8"/>
    <w:rsid w:val="005F160D"/>
    <w:rsid w:val="005F1CC7"/>
    <w:rsid w:val="005F2E81"/>
    <w:rsid w:val="005F2EA7"/>
    <w:rsid w:val="005F2F3E"/>
    <w:rsid w:val="005F3D24"/>
    <w:rsid w:val="005F4248"/>
    <w:rsid w:val="005F4883"/>
    <w:rsid w:val="005F4C60"/>
    <w:rsid w:val="005F4D39"/>
    <w:rsid w:val="005F6217"/>
    <w:rsid w:val="005F66F1"/>
    <w:rsid w:val="005F6B5E"/>
    <w:rsid w:val="005F6FE3"/>
    <w:rsid w:val="005F7791"/>
    <w:rsid w:val="005F78CA"/>
    <w:rsid w:val="006003BA"/>
    <w:rsid w:val="006008AB"/>
    <w:rsid w:val="00600B3D"/>
    <w:rsid w:val="0060134B"/>
    <w:rsid w:val="006014B5"/>
    <w:rsid w:val="0060185A"/>
    <w:rsid w:val="00601E0B"/>
    <w:rsid w:val="00602BA3"/>
    <w:rsid w:val="00602C80"/>
    <w:rsid w:val="00603189"/>
    <w:rsid w:val="00603A05"/>
    <w:rsid w:val="00603BC0"/>
    <w:rsid w:val="00603C4A"/>
    <w:rsid w:val="00604114"/>
    <w:rsid w:val="006044E8"/>
    <w:rsid w:val="006046D0"/>
    <w:rsid w:val="0060491C"/>
    <w:rsid w:val="006051C0"/>
    <w:rsid w:val="00605C2E"/>
    <w:rsid w:val="00606622"/>
    <w:rsid w:val="00606835"/>
    <w:rsid w:val="00606B01"/>
    <w:rsid w:val="00606CC2"/>
    <w:rsid w:val="006071A0"/>
    <w:rsid w:val="00610D34"/>
    <w:rsid w:val="00611D6C"/>
    <w:rsid w:val="006126E9"/>
    <w:rsid w:val="00612E3A"/>
    <w:rsid w:val="00612EDA"/>
    <w:rsid w:val="00613392"/>
    <w:rsid w:val="006143CF"/>
    <w:rsid w:val="0061471F"/>
    <w:rsid w:val="00614DA3"/>
    <w:rsid w:val="00614EA6"/>
    <w:rsid w:val="00615383"/>
    <w:rsid w:val="006162D7"/>
    <w:rsid w:val="00616DB2"/>
    <w:rsid w:val="0061726A"/>
    <w:rsid w:val="00617A69"/>
    <w:rsid w:val="00620034"/>
    <w:rsid w:val="00620589"/>
    <w:rsid w:val="00620909"/>
    <w:rsid w:val="0062125D"/>
    <w:rsid w:val="0062185A"/>
    <w:rsid w:val="00621F3A"/>
    <w:rsid w:val="006220D8"/>
    <w:rsid w:val="00622393"/>
    <w:rsid w:val="00622C06"/>
    <w:rsid w:val="00623065"/>
    <w:rsid w:val="00623503"/>
    <w:rsid w:val="0062363D"/>
    <w:rsid w:val="00623879"/>
    <w:rsid w:val="006238A5"/>
    <w:rsid w:val="00623D15"/>
    <w:rsid w:val="0062416A"/>
    <w:rsid w:val="006242B0"/>
    <w:rsid w:val="0062430F"/>
    <w:rsid w:val="00624420"/>
    <w:rsid w:val="00624831"/>
    <w:rsid w:val="006249CC"/>
    <w:rsid w:val="0062510C"/>
    <w:rsid w:val="00625166"/>
    <w:rsid w:val="006253BC"/>
    <w:rsid w:val="006261CB"/>
    <w:rsid w:val="006261D0"/>
    <w:rsid w:val="00627A96"/>
    <w:rsid w:val="00627B26"/>
    <w:rsid w:val="00630280"/>
    <w:rsid w:val="00630CD5"/>
    <w:rsid w:val="00631314"/>
    <w:rsid w:val="0063143C"/>
    <w:rsid w:val="0063168E"/>
    <w:rsid w:val="006316EC"/>
    <w:rsid w:val="0063197C"/>
    <w:rsid w:val="006321A9"/>
    <w:rsid w:val="00632558"/>
    <w:rsid w:val="00632B03"/>
    <w:rsid w:val="00634852"/>
    <w:rsid w:val="00634924"/>
    <w:rsid w:val="00634A13"/>
    <w:rsid w:val="00634FB5"/>
    <w:rsid w:val="00635013"/>
    <w:rsid w:val="006359CC"/>
    <w:rsid w:val="00635C3D"/>
    <w:rsid w:val="00635CFB"/>
    <w:rsid w:val="00636636"/>
    <w:rsid w:val="006366C1"/>
    <w:rsid w:val="00636A5C"/>
    <w:rsid w:val="00636B9F"/>
    <w:rsid w:val="00636CC1"/>
    <w:rsid w:val="006376C8"/>
    <w:rsid w:val="006378BC"/>
    <w:rsid w:val="00637D47"/>
    <w:rsid w:val="006402ED"/>
    <w:rsid w:val="0064056D"/>
    <w:rsid w:val="0064058E"/>
    <w:rsid w:val="006408BB"/>
    <w:rsid w:val="006412D3"/>
    <w:rsid w:val="00642558"/>
    <w:rsid w:val="0064259E"/>
    <w:rsid w:val="006425E8"/>
    <w:rsid w:val="0064292E"/>
    <w:rsid w:val="00642996"/>
    <w:rsid w:val="00642BAB"/>
    <w:rsid w:val="00642D01"/>
    <w:rsid w:val="006434D7"/>
    <w:rsid w:val="00643C66"/>
    <w:rsid w:val="00643D4F"/>
    <w:rsid w:val="00644524"/>
    <w:rsid w:val="00644580"/>
    <w:rsid w:val="006445E2"/>
    <w:rsid w:val="00645599"/>
    <w:rsid w:val="00646A0E"/>
    <w:rsid w:val="00646A73"/>
    <w:rsid w:val="006470E5"/>
    <w:rsid w:val="00647393"/>
    <w:rsid w:val="00647783"/>
    <w:rsid w:val="00647B26"/>
    <w:rsid w:val="00650405"/>
    <w:rsid w:val="00650AF6"/>
    <w:rsid w:val="00650F86"/>
    <w:rsid w:val="006510FB"/>
    <w:rsid w:val="006512D6"/>
    <w:rsid w:val="00651C1E"/>
    <w:rsid w:val="006520C1"/>
    <w:rsid w:val="006522CE"/>
    <w:rsid w:val="00652A09"/>
    <w:rsid w:val="00652A91"/>
    <w:rsid w:val="00653103"/>
    <w:rsid w:val="00654385"/>
    <w:rsid w:val="00654C65"/>
    <w:rsid w:val="00655452"/>
    <w:rsid w:val="006560DB"/>
    <w:rsid w:val="006562D2"/>
    <w:rsid w:val="00656729"/>
    <w:rsid w:val="00656978"/>
    <w:rsid w:val="00657029"/>
    <w:rsid w:val="006575BF"/>
    <w:rsid w:val="006575CD"/>
    <w:rsid w:val="00657B02"/>
    <w:rsid w:val="00660FB5"/>
    <w:rsid w:val="006617B5"/>
    <w:rsid w:val="00663214"/>
    <w:rsid w:val="00663CBD"/>
    <w:rsid w:val="00663D52"/>
    <w:rsid w:val="00664316"/>
    <w:rsid w:val="00664584"/>
    <w:rsid w:val="00664AD1"/>
    <w:rsid w:val="00666026"/>
    <w:rsid w:val="00667663"/>
    <w:rsid w:val="0067176A"/>
    <w:rsid w:val="00671931"/>
    <w:rsid w:val="00671969"/>
    <w:rsid w:val="0067204B"/>
    <w:rsid w:val="00672181"/>
    <w:rsid w:val="00672962"/>
    <w:rsid w:val="00673241"/>
    <w:rsid w:val="00673A58"/>
    <w:rsid w:val="006746C3"/>
    <w:rsid w:val="006748D7"/>
    <w:rsid w:val="00675B39"/>
    <w:rsid w:val="00675CC2"/>
    <w:rsid w:val="00675D5E"/>
    <w:rsid w:val="00675F20"/>
    <w:rsid w:val="006768F4"/>
    <w:rsid w:val="00676B56"/>
    <w:rsid w:val="00676C03"/>
    <w:rsid w:val="00676CA5"/>
    <w:rsid w:val="00676CA6"/>
    <w:rsid w:val="00676E15"/>
    <w:rsid w:val="006775CA"/>
    <w:rsid w:val="00677E58"/>
    <w:rsid w:val="00677F8B"/>
    <w:rsid w:val="00677FA5"/>
    <w:rsid w:val="006805D3"/>
    <w:rsid w:val="006806D3"/>
    <w:rsid w:val="006806E2"/>
    <w:rsid w:val="00680BF0"/>
    <w:rsid w:val="0068113E"/>
    <w:rsid w:val="00681178"/>
    <w:rsid w:val="00681DE4"/>
    <w:rsid w:val="006829A2"/>
    <w:rsid w:val="00683271"/>
    <w:rsid w:val="00683530"/>
    <w:rsid w:val="00683A3D"/>
    <w:rsid w:val="00684185"/>
    <w:rsid w:val="00684D8D"/>
    <w:rsid w:val="00685517"/>
    <w:rsid w:val="006855D3"/>
    <w:rsid w:val="00685D0F"/>
    <w:rsid w:val="00686033"/>
    <w:rsid w:val="006878A9"/>
    <w:rsid w:val="006906F4"/>
    <w:rsid w:val="006907F6"/>
    <w:rsid w:val="00690F53"/>
    <w:rsid w:val="00690F9E"/>
    <w:rsid w:val="00691441"/>
    <w:rsid w:val="00692596"/>
    <w:rsid w:val="00692EE7"/>
    <w:rsid w:val="00693584"/>
    <w:rsid w:val="0069360C"/>
    <w:rsid w:val="006940BD"/>
    <w:rsid w:val="00694602"/>
    <w:rsid w:val="00694730"/>
    <w:rsid w:val="00694A9B"/>
    <w:rsid w:val="00694FAC"/>
    <w:rsid w:val="00695457"/>
    <w:rsid w:val="00695555"/>
    <w:rsid w:val="00695869"/>
    <w:rsid w:val="00695A10"/>
    <w:rsid w:val="0069630D"/>
    <w:rsid w:val="006963BC"/>
    <w:rsid w:val="00696623"/>
    <w:rsid w:val="0069666A"/>
    <w:rsid w:val="006967AF"/>
    <w:rsid w:val="00696D70"/>
    <w:rsid w:val="00697C86"/>
    <w:rsid w:val="00697C8F"/>
    <w:rsid w:val="006A00F1"/>
    <w:rsid w:val="006A0C19"/>
    <w:rsid w:val="006A11AE"/>
    <w:rsid w:val="006A11F6"/>
    <w:rsid w:val="006A17D7"/>
    <w:rsid w:val="006A18A1"/>
    <w:rsid w:val="006A1E24"/>
    <w:rsid w:val="006A29A2"/>
    <w:rsid w:val="006A2F24"/>
    <w:rsid w:val="006A329A"/>
    <w:rsid w:val="006A33AB"/>
    <w:rsid w:val="006A355E"/>
    <w:rsid w:val="006A368B"/>
    <w:rsid w:val="006A3724"/>
    <w:rsid w:val="006A3F8B"/>
    <w:rsid w:val="006A4037"/>
    <w:rsid w:val="006A48D1"/>
    <w:rsid w:val="006A4911"/>
    <w:rsid w:val="006A4F4D"/>
    <w:rsid w:val="006A53E9"/>
    <w:rsid w:val="006A54DF"/>
    <w:rsid w:val="006A5773"/>
    <w:rsid w:val="006A5A43"/>
    <w:rsid w:val="006B087C"/>
    <w:rsid w:val="006B0C7C"/>
    <w:rsid w:val="006B1070"/>
    <w:rsid w:val="006B1EE9"/>
    <w:rsid w:val="006B2518"/>
    <w:rsid w:val="006B2525"/>
    <w:rsid w:val="006B2C93"/>
    <w:rsid w:val="006B2E3D"/>
    <w:rsid w:val="006B32E2"/>
    <w:rsid w:val="006B3A06"/>
    <w:rsid w:val="006B3ABA"/>
    <w:rsid w:val="006B50B2"/>
    <w:rsid w:val="006B592F"/>
    <w:rsid w:val="006B59FA"/>
    <w:rsid w:val="006B5D8E"/>
    <w:rsid w:val="006B6147"/>
    <w:rsid w:val="006B6148"/>
    <w:rsid w:val="006B61F0"/>
    <w:rsid w:val="006B6FB2"/>
    <w:rsid w:val="006B71BA"/>
    <w:rsid w:val="006B7A77"/>
    <w:rsid w:val="006C07A1"/>
    <w:rsid w:val="006C07D7"/>
    <w:rsid w:val="006C0BC1"/>
    <w:rsid w:val="006C11C3"/>
    <w:rsid w:val="006C15B0"/>
    <w:rsid w:val="006C1B48"/>
    <w:rsid w:val="006C1F99"/>
    <w:rsid w:val="006C23DA"/>
    <w:rsid w:val="006C23EC"/>
    <w:rsid w:val="006C253D"/>
    <w:rsid w:val="006C28B3"/>
    <w:rsid w:val="006C4293"/>
    <w:rsid w:val="006C472B"/>
    <w:rsid w:val="006C5856"/>
    <w:rsid w:val="006C5C72"/>
    <w:rsid w:val="006C5DEA"/>
    <w:rsid w:val="006C63F2"/>
    <w:rsid w:val="006C6656"/>
    <w:rsid w:val="006C69A2"/>
    <w:rsid w:val="006C6B87"/>
    <w:rsid w:val="006C7DB2"/>
    <w:rsid w:val="006D0971"/>
    <w:rsid w:val="006D2254"/>
    <w:rsid w:val="006D2E11"/>
    <w:rsid w:val="006D2E1F"/>
    <w:rsid w:val="006D3210"/>
    <w:rsid w:val="006D3577"/>
    <w:rsid w:val="006D373F"/>
    <w:rsid w:val="006D38CD"/>
    <w:rsid w:val="006D3BAA"/>
    <w:rsid w:val="006D45AB"/>
    <w:rsid w:val="006D4FC8"/>
    <w:rsid w:val="006D55D0"/>
    <w:rsid w:val="006D560A"/>
    <w:rsid w:val="006D577D"/>
    <w:rsid w:val="006D665C"/>
    <w:rsid w:val="006D66A7"/>
    <w:rsid w:val="006D68E5"/>
    <w:rsid w:val="006D6A4A"/>
    <w:rsid w:val="006D6DAA"/>
    <w:rsid w:val="006D76D6"/>
    <w:rsid w:val="006D7B7F"/>
    <w:rsid w:val="006D7FFE"/>
    <w:rsid w:val="006E0047"/>
    <w:rsid w:val="006E1505"/>
    <w:rsid w:val="006E1AD9"/>
    <w:rsid w:val="006E1D6A"/>
    <w:rsid w:val="006E1EB6"/>
    <w:rsid w:val="006E2219"/>
    <w:rsid w:val="006E23AD"/>
    <w:rsid w:val="006E2DE2"/>
    <w:rsid w:val="006E3097"/>
    <w:rsid w:val="006E367A"/>
    <w:rsid w:val="006E39D4"/>
    <w:rsid w:val="006E3BFD"/>
    <w:rsid w:val="006E40B5"/>
    <w:rsid w:val="006E4391"/>
    <w:rsid w:val="006E4711"/>
    <w:rsid w:val="006E4BD2"/>
    <w:rsid w:val="006E4E69"/>
    <w:rsid w:val="006E5EDE"/>
    <w:rsid w:val="006E60E1"/>
    <w:rsid w:val="006E65DE"/>
    <w:rsid w:val="006E697C"/>
    <w:rsid w:val="006E6EAC"/>
    <w:rsid w:val="006E7141"/>
    <w:rsid w:val="006E7B9F"/>
    <w:rsid w:val="006E7F60"/>
    <w:rsid w:val="006F0B94"/>
    <w:rsid w:val="006F1392"/>
    <w:rsid w:val="006F232D"/>
    <w:rsid w:val="006F2414"/>
    <w:rsid w:val="006F31AB"/>
    <w:rsid w:val="006F37C7"/>
    <w:rsid w:val="006F399E"/>
    <w:rsid w:val="006F3AD3"/>
    <w:rsid w:val="006F4077"/>
    <w:rsid w:val="006F44F6"/>
    <w:rsid w:val="006F4543"/>
    <w:rsid w:val="006F5316"/>
    <w:rsid w:val="006F6372"/>
    <w:rsid w:val="006F65BC"/>
    <w:rsid w:val="006F6715"/>
    <w:rsid w:val="006F71AA"/>
    <w:rsid w:val="0070080F"/>
    <w:rsid w:val="0070083B"/>
    <w:rsid w:val="00700BFD"/>
    <w:rsid w:val="00700D32"/>
    <w:rsid w:val="007011AD"/>
    <w:rsid w:val="007012AC"/>
    <w:rsid w:val="0070145E"/>
    <w:rsid w:val="00701E13"/>
    <w:rsid w:val="00701F44"/>
    <w:rsid w:val="0070232F"/>
    <w:rsid w:val="00702367"/>
    <w:rsid w:val="00702557"/>
    <w:rsid w:val="007026AD"/>
    <w:rsid w:val="00703166"/>
    <w:rsid w:val="00703193"/>
    <w:rsid w:val="00703317"/>
    <w:rsid w:val="007054E3"/>
    <w:rsid w:val="007064FE"/>
    <w:rsid w:val="00707031"/>
    <w:rsid w:val="007072FC"/>
    <w:rsid w:val="00707334"/>
    <w:rsid w:val="00707717"/>
    <w:rsid w:val="00707D28"/>
    <w:rsid w:val="00707EA7"/>
    <w:rsid w:val="0071031D"/>
    <w:rsid w:val="007109C4"/>
    <w:rsid w:val="00710C65"/>
    <w:rsid w:val="00711036"/>
    <w:rsid w:val="00711F30"/>
    <w:rsid w:val="00712332"/>
    <w:rsid w:val="00712B0E"/>
    <w:rsid w:val="007134F9"/>
    <w:rsid w:val="007137D6"/>
    <w:rsid w:val="00713916"/>
    <w:rsid w:val="00713EEC"/>
    <w:rsid w:val="00714181"/>
    <w:rsid w:val="007141B1"/>
    <w:rsid w:val="00715399"/>
    <w:rsid w:val="0071575F"/>
    <w:rsid w:val="00715BF6"/>
    <w:rsid w:val="007160BC"/>
    <w:rsid w:val="00716121"/>
    <w:rsid w:val="007168F5"/>
    <w:rsid w:val="00716BF9"/>
    <w:rsid w:val="0071779A"/>
    <w:rsid w:val="0071794F"/>
    <w:rsid w:val="00717CA3"/>
    <w:rsid w:val="00717E16"/>
    <w:rsid w:val="00717E1E"/>
    <w:rsid w:val="00720845"/>
    <w:rsid w:val="00720BA7"/>
    <w:rsid w:val="00720D27"/>
    <w:rsid w:val="007210B9"/>
    <w:rsid w:val="00721451"/>
    <w:rsid w:val="00721583"/>
    <w:rsid w:val="00721D3A"/>
    <w:rsid w:val="0072292E"/>
    <w:rsid w:val="00722974"/>
    <w:rsid w:val="00723244"/>
    <w:rsid w:val="00724814"/>
    <w:rsid w:val="00724A23"/>
    <w:rsid w:val="00724C6E"/>
    <w:rsid w:val="007251F6"/>
    <w:rsid w:val="00725262"/>
    <w:rsid w:val="00725760"/>
    <w:rsid w:val="007259DB"/>
    <w:rsid w:val="00725DC3"/>
    <w:rsid w:val="00726B53"/>
    <w:rsid w:val="00727056"/>
    <w:rsid w:val="007302BC"/>
    <w:rsid w:val="00730A54"/>
    <w:rsid w:val="00730B3D"/>
    <w:rsid w:val="00730C38"/>
    <w:rsid w:val="00730E1D"/>
    <w:rsid w:val="0073129D"/>
    <w:rsid w:val="00732597"/>
    <w:rsid w:val="00732F76"/>
    <w:rsid w:val="007335A5"/>
    <w:rsid w:val="00733752"/>
    <w:rsid w:val="00733C92"/>
    <w:rsid w:val="00733D89"/>
    <w:rsid w:val="00733F30"/>
    <w:rsid w:val="007347F6"/>
    <w:rsid w:val="00734920"/>
    <w:rsid w:val="00735317"/>
    <w:rsid w:val="00735AA9"/>
    <w:rsid w:val="00735C17"/>
    <w:rsid w:val="00736412"/>
    <w:rsid w:val="007368E9"/>
    <w:rsid w:val="00736E17"/>
    <w:rsid w:val="00736F85"/>
    <w:rsid w:val="00737179"/>
    <w:rsid w:val="0074044F"/>
    <w:rsid w:val="007407DE"/>
    <w:rsid w:val="007414F1"/>
    <w:rsid w:val="00741BF3"/>
    <w:rsid w:val="00741C91"/>
    <w:rsid w:val="00742268"/>
    <w:rsid w:val="00742C72"/>
    <w:rsid w:val="00742C96"/>
    <w:rsid w:val="0074369F"/>
    <w:rsid w:val="007438CD"/>
    <w:rsid w:val="00743B45"/>
    <w:rsid w:val="00744127"/>
    <w:rsid w:val="007448D5"/>
    <w:rsid w:val="00744F36"/>
    <w:rsid w:val="00745498"/>
    <w:rsid w:val="00745736"/>
    <w:rsid w:val="00745BAB"/>
    <w:rsid w:val="00745D60"/>
    <w:rsid w:val="00746752"/>
    <w:rsid w:val="007467A4"/>
    <w:rsid w:val="00746973"/>
    <w:rsid w:val="00746B49"/>
    <w:rsid w:val="00747525"/>
    <w:rsid w:val="007478BE"/>
    <w:rsid w:val="00750599"/>
    <w:rsid w:val="007513E6"/>
    <w:rsid w:val="0075162C"/>
    <w:rsid w:val="00751775"/>
    <w:rsid w:val="007525AB"/>
    <w:rsid w:val="00752DDE"/>
    <w:rsid w:val="00753305"/>
    <w:rsid w:val="007535D1"/>
    <w:rsid w:val="007536FF"/>
    <w:rsid w:val="00753AA3"/>
    <w:rsid w:val="0075456D"/>
    <w:rsid w:val="00755882"/>
    <w:rsid w:val="00755940"/>
    <w:rsid w:val="00755D09"/>
    <w:rsid w:val="00755E54"/>
    <w:rsid w:val="00755F4D"/>
    <w:rsid w:val="00755FB8"/>
    <w:rsid w:val="0075611C"/>
    <w:rsid w:val="00756EA7"/>
    <w:rsid w:val="00757852"/>
    <w:rsid w:val="007601FF"/>
    <w:rsid w:val="007604A6"/>
    <w:rsid w:val="0076068F"/>
    <w:rsid w:val="00760E55"/>
    <w:rsid w:val="00760ED8"/>
    <w:rsid w:val="0076207D"/>
    <w:rsid w:val="007620DF"/>
    <w:rsid w:val="007622D3"/>
    <w:rsid w:val="00762496"/>
    <w:rsid w:val="00762549"/>
    <w:rsid w:val="007626BF"/>
    <w:rsid w:val="0076290A"/>
    <w:rsid w:val="00762EBE"/>
    <w:rsid w:val="007632B7"/>
    <w:rsid w:val="00763A28"/>
    <w:rsid w:val="00763B3E"/>
    <w:rsid w:val="00763C36"/>
    <w:rsid w:val="00764CD2"/>
    <w:rsid w:val="00765267"/>
    <w:rsid w:val="007659C1"/>
    <w:rsid w:val="00765A30"/>
    <w:rsid w:val="0076729C"/>
    <w:rsid w:val="0076735F"/>
    <w:rsid w:val="007674BA"/>
    <w:rsid w:val="0076752A"/>
    <w:rsid w:val="00767DE2"/>
    <w:rsid w:val="007700D2"/>
    <w:rsid w:val="00770255"/>
    <w:rsid w:val="007706E4"/>
    <w:rsid w:val="007707FA"/>
    <w:rsid w:val="00770A05"/>
    <w:rsid w:val="00770AA0"/>
    <w:rsid w:val="00770B74"/>
    <w:rsid w:val="00770D75"/>
    <w:rsid w:val="00771136"/>
    <w:rsid w:val="00771B3B"/>
    <w:rsid w:val="00772FA8"/>
    <w:rsid w:val="0077333C"/>
    <w:rsid w:val="00773A36"/>
    <w:rsid w:val="007746AF"/>
    <w:rsid w:val="00774737"/>
    <w:rsid w:val="00774796"/>
    <w:rsid w:val="00774B2F"/>
    <w:rsid w:val="00774FDE"/>
    <w:rsid w:val="007750FD"/>
    <w:rsid w:val="007756F8"/>
    <w:rsid w:val="00775756"/>
    <w:rsid w:val="00775977"/>
    <w:rsid w:val="00775CC2"/>
    <w:rsid w:val="007760A5"/>
    <w:rsid w:val="007764A9"/>
    <w:rsid w:val="00776FAD"/>
    <w:rsid w:val="007800C3"/>
    <w:rsid w:val="00780288"/>
    <w:rsid w:val="00780A63"/>
    <w:rsid w:val="00780CFC"/>
    <w:rsid w:val="00780D0A"/>
    <w:rsid w:val="00782611"/>
    <w:rsid w:val="007828B3"/>
    <w:rsid w:val="00782D4E"/>
    <w:rsid w:val="007831CF"/>
    <w:rsid w:val="0078386C"/>
    <w:rsid w:val="007839C8"/>
    <w:rsid w:val="00783C42"/>
    <w:rsid w:val="00783FE2"/>
    <w:rsid w:val="00784153"/>
    <w:rsid w:val="00784214"/>
    <w:rsid w:val="0078425F"/>
    <w:rsid w:val="0078432F"/>
    <w:rsid w:val="0078577A"/>
    <w:rsid w:val="00785A1E"/>
    <w:rsid w:val="00785EC9"/>
    <w:rsid w:val="00785ED7"/>
    <w:rsid w:val="007867EF"/>
    <w:rsid w:val="007868B6"/>
    <w:rsid w:val="00786F92"/>
    <w:rsid w:val="00787D95"/>
    <w:rsid w:val="0079006C"/>
    <w:rsid w:val="00790988"/>
    <w:rsid w:val="00790CD0"/>
    <w:rsid w:val="00790D72"/>
    <w:rsid w:val="0079161F"/>
    <w:rsid w:val="00791C52"/>
    <w:rsid w:val="007926C5"/>
    <w:rsid w:val="0079285C"/>
    <w:rsid w:val="00793B46"/>
    <w:rsid w:val="00793D06"/>
    <w:rsid w:val="00793D3B"/>
    <w:rsid w:val="00793FC2"/>
    <w:rsid w:val="00794998"/>
    <w:rsid w:val="00794C9C"/>
    <w:rsid w:val="0079570C"/>
    <w:rsid w:val="007961CC"/>
    <w:rsid w:val="00796365"/>
    <w:rsid w:val="00796BE1"/>
    <w:rsid w:val="00796D4A"/>
    <w:rsid w:val="00797417"/>
    <w:rsid w:val="00797A0C"/>
    <w:rsid w:val="007A0786"/>
    <w:rsid w:val="007A0939"/>
    <w:rsid w:val="007A1024"/>
    <w:rsid w:val="007A112E"/>
    <w:rsid w:val="007A2059"/>
    <w:rsid w:val="007A2376"/>
    <w:rsid w:val="007A2F3A"/>
    <w:rsid w:val="007A2FE8"/>
    <w:rsid w:val="007A3A95"/>
    <w:rsid w:val="007A3F32"/>
    <w:rsid w:val="007A4168"/>
    <w:rsid w:val="007A44DC"/>
    <w:rsid w:val="007A53C8"/>
    <w:rsid w:val="007A5ACA"/>
    <w:rsid w:val="007A5D95"/>
    <w:rsid w:val="007A63AC"/>
    <w:rsid w:val="007A6737"/>
    <w:rsid w:val="007A67C4"/>
    <w:rsid w:val="007A6B19"/>
    <w:rsid w:val="007A6C60"/>
    <w:rsid w:val="007A76E1"/>
    <w:rsid w:val="007A7774"/>
    <w:rsid w:val="007A7939"/>
    <w:rsid w:val="007A79B1"/>
    <w:rsid w:val="007B02B2"/>
    <w:rsid w:val="007B0C67"/>
    <w:rsid w:val="007B120F"/>
    <w:rsid w:val="007B1356"/>
    <w:rsid w:val="007B13A2"/>
    <w:rsid w:val="007B184D"/>
    <w:rsid w:val="007B197A"/>
    <w:rsid w:val="007B1ABB"/>
    <w:rsid w:val="007B1CC7"/>
    <w:rsid w:val="007B1EF9"/>
    <w:rsid w:val="007B2237"/>
    <w:rsid w:val="007B249F"/>
    <w:rsid w:val="007B274E"/>
    <w:rsid w:val="007B280B"/>
    <w:rsid w:val="007B2E5D"/>
    <w:rsid w:val="007B3670"/>
    <w:rsid w:val="007B3760"/>
    <w:rsid w:val="007B3B45"/>
    <w:rsid w:val="007B3C67"/>
    <w:rsid w:val="007B3DB1"/>
    <w:rsid w:val="007B3F69"/>
    <w:rsid w:val="007B418E"/>
    <w:rsid w:val="007B41AD"/>
    <w:rsid w:val="007B4BEE"/>
    <w:rsid w:val="007B4EA3"/>
    <w:rsid w:val="007B550E"/>
    <w:rsid w:val="007B5983"/>
    <w:rsid w:val="007B6F7D"/>
    <w:rsid w:val="007C037B"/>
    <w:rsid w:val="007C04C1"/>
    <w:rsid w:val="007C0746"/>
    <w:rsid w:val="007C17BF"/>
    <w:rsid w:val="007C2471"/>
    <w:rsid w:val="007C2588"/>
    <w:rsid w:val="007C26AF"/>
    <w:rsid w:val="007C28DC"/>
    <w:rsid w:val="007C29A6"/>
    <w:rsid w:val="007C2B06"/>
    <w:rsid w:val="007C348C"/>
    <w:rsid w:val="007C3913"/>
    <w:rsid w:val="007C3DAF"/>
    <w:rsid w:val="007C4229"/>
    <w:rsid w:val="007C43C0"/>
    <w:rsid w:val="007C4730"/>
    <w:rsid w:val="007C4E7B"/>
    <w:rsid w:val="007C4FCB"/>
    <w:rsid w:val="007C56FD"/>
    <w:rsid w:val="007C6278"/>
    <w:rsid w:val="007C65C8"/>
    <w:rsid w:val="007C6B0F"/>
    <w:rsid w:val="007C784A"/>
    <w:rsid w:val="007D09FB"/>
    <w:rsid w:val="007D0BAB"/>
    <w:rsid w:val="007D101B"/>
    <w:rsid w:val="007D14EC"/>
    <w:rsid w:val="007D1AE0"/>
    <w:rsid w:val="007D1ECB"/>
    <w:rsid w:val="007D2056"/>
    <w:rsid w:val="007D214D"/>
    <w:rsid w:val="007D27A1"/>
    <w:rsid w:val="007D2AC6"/>
    <w:rsid w:val="007D2D43"/>
    <w:rsid w:val="007D2F6D"/>
    <w:rsid w:val="007D33C7"/>
    <w:rsid w:val="007D421F"/>
    <w:rsid w:val="007D4614"/>
    <w:rsid w:val="007D52A3"/>
    <w:rsid w:val="007D5758"/>
    <w:rsid w:val="007D5885"/>
    <w:rsid w:val="007D622F"/>
    <w:rsid w:val="007D689B"/>
    <w:rsid w:val="007D6AF7"/>
    <w:rsid w:val="007D740C"/>
    <w:rsid w:val="007D7E35"/>
    <w:rsid w:val="007E013A"/>
    <w:rsid w:val="007E066A"/>
    <w:rsid w:val="007E0AD8"/>
    <w:rsid w:val="007E1190"/>
    <w:rsid w:val="007E1829"/>
    <w:rsid w:val="007E1D45"/>
    <w:rsid w:val="007E203B"/>
    <w:rsid w:val="007E213A"/>
    <w:rsid w:val="007E27DD"/>
    <w:rsid w:val="007E3286"/>
    <w:rsid w:val="007E3FF1"/>
    <w:rsid w:val="007E4656"/>
    <w:rsid w:val="007E49A5"/>
    <w:rsid w:val="007E4FEB"/>
    <w:rsid w:val="007E5A72"/>
    <w:rsid w:val="007E7C3E"/>
    <w:rsid w:val="007F00C4"/>
    <w:rsid w:val="007F03E3"/>
    <w:rsid w:val="007F0CD5"/>
    <w:rsid w:val="007F2523"/>
    <w:rsid w:val="007F2F3D"/>
    <w:rsid w:val="007F3771"/>
    <w:rsid w:val="007F3A02"/>
    <w:rsid w:val="007F3ABB"/>
    <w:rsid w:val="007F3D83"/>
    <w:rsid w:val="007F4F54"/>
    <w:rsid w:val="007F4F6D"/>
    <w:rsid w:val="007F5877"/>
    <w:rsid w:val="007F5BA2"/>
    <w:rsid w:val="007F64F0"/>
    <w:rsid w:val="007F66BC"/>
    <w:rsid w:val="007F7C9D"/>
    <w:rsid w:val="00800062"/>
    <w:rsid w:val="008005D6"/>
    <w:rsid w:val="0080074E"/>
    <w:rsid w:val="0080134E"/>
    <w:rsid w:val="00802764"/>
    <w:rsid w:val="008030E0"/>
    <w:rsid w:val="00803744"/>
    <w:rsid w:val="0080398C"/>
    <w:rsid w:val="00803BE9"/>
    <w:rsid w:val="00803DC6"/>
    <w:rsid w:val="00803FB9"/>
    <w:rsid w:val="008041F5"/>
    <w:rsid w:val="008053E6"/>
    <w:rsid w:val="00806367"/>
    <w:rsid w:val="0080661A"/>
    <w:rsid w:val="00806943"/>
    <w:rsid w:val="00806AE4"/>
    <w:rsid w:val="00806B8C"/>
    <w:rsid w:val="00807BBF"/>
    <w:rsid w:val="00807CE5"/>
    <w:rsid w:val="0081034F"/>
    <w:rsid w:val="00811F79"/>
    <w:rsid w:val="00812126"/>
    <w:rsid w:val="0081252C"/>
    <w:rsid w:val="008131EA"/>
    <w:rsid w:val="008132DC"/>
    <w:rsid w:val="0081374C"/>
    <w:rsid w:val="00813A95"/>
    <w:rsid w:val="00813FDF"/>
    <w:rsid w:val="00813FFC"/>
    <w:rsid w:val="00814527"/>
    <w:rsid w:val="00814760"/>
    <w:rsid w:val="0081498E"/>
    <w:rsid w:val="00814F7D"/>
    <w:rsid w:val="00815100"/>
    <w:rsid w:val="00815F6C"/>
    <w:rsid w:val="00816069"/>
    <w:rsid w:val="00816480"/>
    <w:rsid w:val="008168FD"/>
    <w:rsid w:val="00816ACB"/>
    <w:rsid w:val="00816B62"/>
    <w:rsid w:val="00816DD4"/>
    <w:rsid w:val="00817A54"/>
    <w:rsid w:val="00817E52"/>
    <w:rsid w:val="0082018D"/>
    <w:rsid w:val="00820224"/>
    <w:rsid w:val="00820387"/>
    <w:rsid w:val="008204D2"/>
    <w:rsid w:val="00820825"/>
    <w:rsid w:val="00820A5E"/>
    <w:rsid w:val="00821023"/>
    <w:rsid w:val="008210F8"/>
    <w:rsid w:val="008217D0"/>
    <w:rsid w:val="008223A4"/>
    <w:rsid w:val="00822595"/>
    <w:rsid w:val="00822876"/>
    <w:rsid w:val="00822AA8"/>
    <w:rsid w:val="008232D7"/>
    <w:rsid w:val="00823458"/>
    <w:rsid w:val="0082387F"/>
    <w:rsid w:val="00824749"/>
    <w:rsid w:val="0082514E"/>
    <w:rsid w:val="00825A87"/>
    <w:rsid w:val="00826373"/>
    <w:rsid w:val="008264BD"/>
    <w:rsid w:val="00826856"/>
    <w:rsid w:val="008271B1"/>
    <w:rsid w:val="00827221"/>
    <w:rsid w:val="008278B1"/>
    <w:rsid w:val="00827DFF"/>
    <w:rsid w:val="00830227"/>
    <w:rsid w:val="008303CA"/>
    <w:rsid w:val="008312BE"/>
    <w:rsid w:val="008314CA"/>
    <w:rsid w:val="008316C6"/>
    <w:rsid w:val="008320AB"/>
    <w:rsid w:val="0083268C"/>
    <w:rsid w:val="00834CCB"/>
    <w:rsid w:val="00835CF4"/>
    <w:rsid w:val="008360E3"/>
    <w:rsid w:val="00836AF2"/>
    <w:rsid w:val="008379BA"/>
    <w:rsid w:val="00837A72"/>
    <w:rsid w:val="008409AA"/>
    <w:rsid w:val="00840AE2"/>
    <w:rsid w:val="00840C3D"/>
    <w:rsid w:val="00840D28"/>
    <w:rsid w:val="00842707"/>
    <w:rsid w:val="00842DBB"/>
    <w:rsid w:val="0084389C"/>
    <w:rsid w:val="00843971"/>
    <w:rsid w:val="008441C1"/>
    <w:rsid w:val="00844341"/>
    <w:rsid w:val="008447AF"/>
    <w:rsid w:val="008448E3"/>
    <w:rsid w:val="00844A2C"/>
    <w:rsid w:val="00846952"/>
    <w:rsid w:val="00846BA0"/>
    <w:rsid w:val="00846E4A"/>
    <w:rsid w:val="00847E95"/>
    <w:rsid w:val="00850376"/>
    <w:rsid w:val="00850EBC"/>
    <w:rsid w:val="0085114F"/>
    <w:rsid w:val="00851637"/>
    <w:rsid w:val="00851975"/>
    <w:rsid w:val="008522BC"/>
    <w:rsid w:val="0085287C"/>
    <w:rsid w:val="0085293A"/>
    <w:rsid w:val="00852BC6"/>
    <w:rsid w:val="00852CC0"/>
    <w:rsid w:val="00852D4E"/>
    <w:rsid w:val="0085380E"/>
    <w:rsid w:val="008542C9"/>
    <w:rsid w:val="008546AA"/>
    <w:rsid w:val="008556F6"/>
    <w:rsid w:val="00855BF9"/>
    <w:rsid w:val="0085672E"/>
    <w:rsid w:val="00856B15"/>
    <w:rsid w:val="00856D5A"/>
    <w:rsid w:val="00856E8F"/>
    <w:rsid w:val="008573C2"/>
    <w:rsid w:val="00857610"/>
    <w:rsid w:val="00857BBA"/>
    <w:rsid w:val="0086008C"/>
    <w:rsid w:val="008608DC"/>
    <w:rsid w:val="00861328"/>
    <w:rsid w:val="00861330"/>
    <w:rsid w:val="0086135E"/>
    <w:rsid w:val="00861374"/>
    <w:rsid w:val="00861778"/>
    <w:rsid w:val="00861B30"/>
    <w:rsid w:val="00861BB3"/>
    <w:rsid w:val="008624FA"/>
    <w:rsid w:val="008625EF"/>
    <w:rsid w:val="00862B3E"/>
    <w:rsid w:val="00862E05"/>
    <w:rsid w:val="0086439A"/>
    <w:rsid w:val="008645D5"/>
    <w:rsid w:val="00865B9C"/>
    <w:rsid w:val="00865E10"/>
    <w:rsid w:val="00865E3C"/>
    <w:rsid w:val="00866BF7"/>
    <w:rsid w:val="0086709C"/>
    <w:rsid w:val="00867629"/>
    <w:rsid w:val="00867CCE"/>
    <w:rsid w:val="00870EEA"/>
    <w:rsid w:val="00870EFF"/>
    <w:rsid w:val="008715E5"/>
    <w:rsid w:val="0087166E"/>
    <w:rsid w:val="00871885"/>
    <w:rsid w:val="00871AE9"/>
    <w:rsid w:val="00872298"/>
    <w:rsid w:val="00872463"/>
    <w:rsid w:val="00872925"/>
    <w:rsid w:val="00872958"/>
    <w:rsid w:val="00872AB4"/>
    <w:rsid w:val="00873D4B"/>
    <w:rsid w:val="00874032"/>
    <w:rsid w:val="0087487D"/>
    <w:rsid w:val="00874949"/>
    <w:rsid w:val="00875AEE"/>
    <w:rsid w:val="00875B12"/>
    <w:rsid w:val="00876580"/>
    <w:rsid w:val="00876A5E"/>
    <w:rsid w:val="00876C5E"/>
    <w:rsid w:val="00877100"/>
    <w:rsid w:val="0087736F"/>
    <w:rsid w:val="00877A49"/>
    <w:rsid w:val="00877D1C"/>
    <w:rsid w:val="00877E11"/>
    <w:rsid w:val="00877EB0"/>
    <w:rsid w:val="00880CD7"/>
    <w:rsid w:val="00881154"/>
    <w:rsid w:val="00881385"/>
    <w:rsid w:val="00881489"/>
    <w:rsid w:val="00881682"/>
    <w:rsid w:val="00881D21"/>
    <w:rsid w:val="00881D52"/>
    <w:rsid w:val="00881EB3"/>
    <w:rsid w:val="00882C95"/>
    <w:rsid w:val="00882D3C"/>
    <w:rsid w:val="008832B2"/>
    <w:rsid w:val="00884660"/>
    <w:rsid w:val="008854D1"/>
    <w:rsid w:val="0088612F"/>
    <w:rsid w:val="008863A2"/>
    <w:rsid w:val="0088682D"/>
    <w:rsid w:val="00886A26"/>
    <w:rsid w:val="00886A2F"/>
    <w:rsid w:val="00886BEE"/>
    <w:rsid w:val="00886D18"/>
    <w:rsid w:val="008876A7"/>
    <w:rsid w:val="00890800"/>
    <w:rsid w:val="00890C7B"/>
    <w:rsid w:val="00890D9D"/>
    <w:rsid w:val="0089151A"/>
    <w:rsid w:val="0089151C"/>
    <w:rsid w:val="0089155F"/>
    <w:rsid w:val="008915C2"/>
    <w:rsid w:val="00892037"/>
    <w:rsid w:val="008922A7"/>
    <w:rsid w:val="008922B6"/>
    <w:rsid w:val="00892AB2"/>
    <w:rsid w:val="00892E97"/>
    <w:rsid w:val="008931A5"/>
    <w:rsid w:val="00893823"/>
    <w:rsid w:val="00893A0C"/>
    <w:rsid w:val="00893A76"/>
    <w:rsid w:val="00893ECB"/>
    <w:rsid w:val="008944F0"/>
    <w:rsid w:val="008946A7"/>
    <w:rsid w:val="00894707"/>
    <w:rsid w:val="00894833"/>
    <w:rsid w:val="00895569"/>
    <w:rsid w:val="00895BC0"/>
    <w:rsid w:val="00896012"/>
    <w:rsid w:val="008960E5"/>
    <w:rsid w:val="00896E27"/>
    <w:rsid w:val="00897297"/>
    <w:rsid w:val="00897595"/>
    <w:rsid w:val="00897F42"/>
    <w:rsid w:val="00897FC8"/>
    <w:rsid w:val="008A1700"/>
    <w:rsid w:val="008A2664"/>
    <w:rsid w:val="008A2C4A"/>
    <w:rsid w:val="008A2DB2"/>
    <w:rsid w:val="008A3072"/>
    <w:rsid w:val="008A3534"/>
    <w:rsid w:val="008A3A4E"/>
    <w:rsid w:val="008A3CF8"/>
    <w:rsid w:val="008A40C4"/>
    <w:rsid w:val="008A460A"/>
    <w:rsid w:val="008A4EC3"/>
    <w:rsid w:val="008A52AD"/>
    <w:rsid w:val="008A534F"/>
    <w:rsid w:val="008A556F"/>
    <w:rsid w:val="008A6DEB"/>
    <w:rsid w:val="008A711A"/>
    <w:rsid w:val="008A7426"/>
    <w:rsid w:val="008A75BC"/>
    <w:rsid w:val="008A76CE"/>
    <w:rsid w:val="008A7A74"/>
    <w:rsid w:val="008A7C14"/>
    <w:rsid w:val="008B0119"/>
    <w:rsid w:val="008B020F"/>
    <w:rsid w:val="008B06A9"/>
    <w:rsid w:val="008B06EE"/>
    <w:rsid w:val="008B0810"/>
    <w:rsid w:val="008B0E0C"/>
    <w:rsid w:val="008B15E9"/>
    <w:rsid w:val="008B2E56"/>
    <w:rsid w:val="008B3909"/>
    <w:rsid w:val="008B3D20"/>
    <w:rsid w:val="008B592F"/>
    <w:rsid w:val="008B59B8"/>
    <w:rsid w:val="008B63DA"/>
    <w:rsid w:val="008B7989"/>
    <w:rsid w:val="008B7D31"/>
    <w:rsid w:val="008B7F0B"/>
    <w:rsid w:val="008C056F"/>
    <w:rsid w:val="008C05E9"/>
    <w:rsid w:val="008C06E4"/>
    <w:rsid w:val="008C0B0A"/>
    <w:rsid w:val="008C0B34"/>
    <w:rsid w:val="008C0CFF"/>
    <w:rsid w:val="008C0DA6"/>
    <w:rsid w:val="008C0FF5"/>
    <w:rsid w:val="008C151A"/>
    <w:rsid w:val="008C190B"/>
    <w:rsid w:val="008C1C24"/>
    <w:rsid w:val="008C1CA1"/>
    <w:rsid w:val="008C205A"/>
    <w:rsid w:val="008C21E5"/>
    <w:rsid w:val="008C21FD"/>
    <w:rsid w:val="008C248E"/>
    <w:rsid w:val="008C3221"/>
    <w:rsid w:val="008C34F9"/>
    <w:rsid w:val="008C390B"/>
    <w:rsid w:val="008C3BD8"/>
    <w:rsid w:val="008C446B"/>
    <w:rsid w:val="008C4A34"/>
    <w:rsid w:val="008C5224"/>
    <w:rsid w:val="008C5318"/>
    <w:rsid w:val="008C5761"/>
    <w:rsid w:val="008C6272"/>
    <w:rsid w:val="008C6510"/>
    <w:rsid w:val="008C651F"/>
    <w:rsid w:val="008C733C"/>
    <w:rsid w:val="008C7512"/>
    <w:rsid w:val="008C7536"/>
    <w:rsid w:val="008D0E56"/>
    <w:rsid w:val="008D0E86"/>
    <w:rsid w:val="008D17C9"/>
    <w:rsid w:val="008D1D63"/>
    <w:rsid w:val="008D275D"/>
    <w:rsid w:val="008D3DEC"/>
    <w:rsid w:val="008D50D4"/>
    <w:rsid w:val="008D5265"/>
    <w:rsid w:val="008D56E6"/>
    <w:rsid w:val="008D59CE"/>
    <w:rsid w:val="008D646F"/>
    <w:rsid w:val="008D66F1"/>
    <w:rsid w:val="008D6772"/>
    <w:rsid w:val="008D680C"/>
    <w:rsid w:val="008D6DCF"/>
    <w:rsid w:val="008D6FFA"/>
    <w:rsid w:val="008D7237"/>
    <w:rsid w:val="008D7DB5"/>
    <w:rsid w:val="008E0815"/>
    <w:rsid w:val="008E0BAE"/>
    <w:rsid w:val="008E0C87"/>
    <w:rsid w:val="008E0E5D"/>
    <w:rsid w:val="008E115A"/>
    <w:rsid w:val="008E1433"/>
    <w:rsid w:val="008E16D6"/>
    <w:rsid w:val="008E1983"/>
    <w:rsid w:val="008E1D68"/>
    <w:rsid w:val="008E242F"/>
    <w:rsid w:val="008E27C1"/>
    <w:rsid w:val="008E2A02"/>
    <w:rsid w:val="008E3211"/>
    <w:rsid w:val="008E357F"/>
    <w:rsid w:val="008E4159"/>
    <w:rsid w:val="008E443F"/>
    <w:rsid w:val="008E4D21"/>
    <w:rsid w:val="008E4E96"/>
    <w:rsid w:val="008E4FE3"/>
    <w:rsid w:val="008E511F"/>
    <w:rsid w:val="008E5184"/>
    <w:rsid w:val="008E5487"/>
    <w:rsid w:val="008E5739"/>
    <w:rsid w:val="008E59D6"/>
    <w:rsid w:val="008E5AD9"/>
    <w:rsid w:val="008E626C"/>
    <w:rsid w:val="008E6349"/>
    <w:rsid w:val="008E742D"/>
    <w:rsid w:val="008E7823"/>
    <w:rsid w:val="008E78F9"/>
    <w:rsid w:val="008F0101"/>
    <w:rsid w:val="008F0118"/>
    <w:rsid w:val="008F0450"/>
    <w:rsid w:val="008F068F"/>
    <w:rsid w:val="008F0AC5"/>
    <w:rsid w:val="008F0F59"/>
    <w:rsid w:val="008F1668"/>
    <w:rsid w:val="008F16A6"/>
    <w:rsid w:val="008F1BF0"/>
    <w:rsid w:val="008F294C"/>
    <w:rsid w:val="008F3A70"/>
    <w:rsid w:val="008F4087"/>
    <w:rsid w:val="008F4380"/>
    <w:rsid w:val="008F48CC"/>
    <w:rsid w:val="008F59DA"/>
    <w:rsid w:val="008F5BA9"/>
    <w:rsid w:val="008F6007"/>
    <w:rsid w:val="008F6241"/>
    <w:rsid w:val="008F673C"/>
    <w:rsid w:val="008F6FAB"/>
    <w:rsid w:val="008F735F"/>
    <w:rsid w:val="008F787E"/>
    <w:rsid w:val="008F7C66"/>
    <w:rsid w:val="009003BA"/>
    <w:rsid w:val="00900827"/>
    <w:rsid w:val="009012ED"/>
    <w:rsid w:val="00901928"/>
    <w:rsid w:val="009026A9"/>
    <w:rsid w:val="00902E81"/>
    <w:rsid w:val="0090535D"/>
    <w:rsid w:val="00905C4E"/>
    <w:rsid w:val="00905F5B"/>
    <w:rsid w:val="00906351"/>
    <w:rsid w:val="0090656F"/>
    <w:rsid w:val="00906BA5"/>
    <w:rsid w:val="00907227"/>
    <w:rsid w:val="00907569"/>
    <w:rsid w:val="0090780C"/>
    <w:rsid w:val="0091017D"/>
    <w:rsid w:val="009103EA"/>
    <w:rsid w:val="00911C8B"/>
    <w:rsid w:val="00912259"/>
    <w:rsid w:val="0091278C"/>
    <w:rsid w:val="00912B10"/>
    <w:rsid w:val="00912B53"/>
    <w:rsid w:val="00912FBA"/>
    <w:rsid w:val="009132DC"/>
    <w:rsid w:val="00913E77"/>
    <w:rsid w:val="009141DA"/>
    <w:rsid w:val="009145F4"/>
    <w:rsid w:val="0091484E"/>
    <w:rsid w:val="00914A91"/>
    <w:rsid w:val="0091508A"/>
    <w:rsid w:val="0091582B"/>
    <w:rsid w:val="00915A01"/>
    <w:rsid w:val="00915CD1"/>
    <w:rsid w:val="00915E3B"/>
    <w:rsid w:val="00916736"/>
    <w:rsid w:val="00916839"/>
    <w:rsid w:val="00916C75"/>
    <w:rsid w:val="00916DE5"/>
    <w:rsid w:val="00917075"/>
    <w:rsid w:val="0091708B"/>
    <w:rsid w:val="00917728"/>
    <w:rsid w:val="00917FF5"/>
    <w:rsid w:val="009202C6"/>
    <w:rsid w:val="009206C7"/>
    <w:rsid w:val="00920C3A"/>
    <w:rsid w:val="00920C6B"/>
    <w:rsid w:val="009214D4"/>
    <w:rsid w:val="00921BDA"/>
    <w:rsid w:val="00921C72"/>
    <w:rsid w:val="009224E8"/>
    <w:rsid w:val="00923B23"/>
    <w:rsid w:val="00924115"/>
    <w:rsid w:val="00925E1B"/>
    <w:rsid w:val="0092635F"/>
    <w:rsid w:val="00926575"/>
    <w:rsid w:val="00926820"/>
    <w:rsid w:val="0092707D"/>
    <w:rsid w:val="00927612"/>
    <w:rsid w:val="009300D5"/>
    <w:rsid w:val="0093022C"/>
    <w:rsid w:val="00930330"/>
    <w:rsid w:val="00930923"/>
    <w:rsid w:val="009309B0"/>
    <w:rsid w:val="00930E23"/>
    <w:rsid w:val="00931199"/>
    <w:rsid w:val="00931A09"/>
    <w:rsid w:val="00931B0B"/>
    <w:rsid w:val="00931FBA"/>
    <w:rsid w:val="00932315"/>
    <w:rsid w:val="0093234C"/>
    <w:rsid w:val="00932386"/>
    <w:rsid w:val="009328E7"/>
    <w:rsid w:val="00933389"/>
    <w:rsid w:val="00934E56"/>
    <w:rsid w:val="0093504B"/>
    <w:rsid w:val="00935BAC"/>
    <w:rsid w:val="00936180"/>
    <w:rsid w:val="00936301"/>
    <w:rsid w:val="00936742"/>
    <w:rsid w:val="009369A7"/>
    <w:rsid w:val="00936B53"/>
    <w:rsid w:val="00936E6F"/>
    <w:rsid w:val="00936F08"/>
    <w:rsid w:val="00936FC8"/>
    <w:rsid w:val="00937952"/>
    <w:rsid w:val="00937B09"/>
    <w:rsid w:val="00940107"/>
    <w:rsid w:val="009402C6"/>
    <w:rsid w:val="00940540"/>
    <w:rsid w:val="00940995"/>
    <w:rsid w:val="00940D4E"/>
    <w:rsid w:val="009412DD"/>
    <w:rsid w:val="00941451"/>
    <w:rsid w:val="00941893"/>
    <w:rsid w:val="00941D21"/>
    <w:rsid w:val="00942014"/>
    <w:rsid w:val="00942AF1"/>
    <w:rsid w:val="00942CA1"/>
    <w:rsid w:val="00943319"/>
    <w:rsid w:val="00943495"/>
    <w:rsid w:val="009440AF"/>
    <w:rsid w:val="009448B0"/>
    <w:rsid w:val="00944C6D"/>
    <w:rsid w:val="00945205"/>
    <w:rsid w:val="00945A24"/>
    <w:rsid w:val="00945D43"/>
    <w:rsid w:val="00945EC1"/>
    <w:rsid w:val="00946063"/>
    <w:rsid w:val="0094710A"/>
    <w:rsid w:val="00947598"/>
    <w:rsid w:val="009475FF"/>
    <w:rsid w:val="00947E06"/>
    <w:rsid w:val="00947E48"/>
    <w:rsid w:val="009507D1"/>
    <w:rsid w:val="0095096B"/>
    <w:rsid w:val="00951764"/>
    <w:rsid w:val="009525B6"/>
    <w:rsid w:val="00953D1C"/>
    <w:rsid w:val="009548BE"/>
    <w:rsid w:val="00955986"/>
    <w:rsid w:val="00955EE8"/>
    <w:rsid w:val="00956742"/>
    <w:rsid w:val="0095678E"/>
    <w:rsid w:val="009567A9"/>
    <w:rsid w:val="00956924"/>
    <w:rsid w:val="00956F99"/>
    <w:rsid w:val="0095713E"/>
    <w:rsid w:val="009573B9"/>
    <w:rsid w:val="009573F9"/>
    <w:rsid w:val="009600EC"/>
    <w:rsid w:val="00960312"/>
    <w:rsid w:val="00960799"/>
    <w:rsid w:val="00960E7F"/>
    <w:rsid w:val="009613DC"/>
    <w:rsid w:val="00961667"/>
    <w:rsid w:val="00961AC5"/>
    <w:rsid w:val="0096224D"/>
    <w:rsid w:val="00962A36"/>
    <w:rsid w:val="00962CF0"/>
    <w:rsid w:val="009630A8"/>
    <w:rsid w:val="0096451B"/>
    <w:rsid w:val="00964EFA"/>
    <w:rsid w:val="00965051"/>
    <w:rsid w:val="00965239"/>
    <w:rsid w:val="00967D07"/>
    <w:rsid w:val="009701B3"/>
    <w:rsid w:val="009708DF"/>
    <w:rsid w:val="009709F7"/>
    <w:rsid w:val="00971909"/>
    <w:rsid w:val="00971F6F"/>
    <w:rsid w:val="009720AF"/>
    <w:rsid w:val="00972710"/>
    <w:rsid w:val="009737AE"/>
    <w:rsid w:val="00973926"/>
    <w:rsid w:val="00973CCA"/>
    <w:rsid w:val="009747AA"/>
    <w:rsid w:val="009750C7"/>
    <w:rsid w:val="00975318"/>
    <w:rsid w:val="00975F08"/>
    <w:rsid w:val="009760BF"/>
    <w:rsid w:val="009763D6"/>
    <w:rsid w:val="00976646"/>
    <w:rsid w:val="0097704C"/>
    <w:rsid w:val="009770E2"/>
    <w:rsid w:val="00977BEF"/>
    <w:rsid w:val="00980FA2"/>
    <w:rsid w:val="009817AF"/>
    <w:rsid w:val="0098180F"/>
    <w:rsid w:val="00981A13"/>
    <w:rsid w:val="00981DE8"/>
    <w:rsid w:val="009822D3"/>
    <w:rsid w:val="00982366"/>
    <w:rsid w:val="009829F7"/>
    <w:rsid w:val="00982DBD"/>
    <w:rsid w:val="00982DF5"/>
    <w:rsid w:val="0098336C"/>
    <w:rsid w:val="009844E9"/>
    <w:rsid w:val="009845DC"/>
    <w:rsid w:val="0098472C"/>
    <w:rsid w:val="00984EA9"/>
    <w:rsid w:val="00984FC0"/>
    <w:rsid w:val="00985222"/>
    <w:rsid w:val="00985C42"/>
    <w:rsid w:val="00985F3C"/>
    <w:rsid w:val="00986987"/>
    <w:rsid w:val="00986993"/>
    <w:rsid w:val="00986CA0"/>
    <w:rsid w:val="00987051"/>
    <w:rsid w:val="0098747A"/>
    <w:rsid w:val="009902E7"/>
    <w:rsid w:val="009904B5"/>
    <w:rsid w:val="00990AE6"/>
    <w:rsid w:val="00990E6C"/>
    <w:rsid w:val="009915FC"/>
    <w:rsid w:val="00991900"/>
    <w:rsid w:val="0099300F"/>
    <w:rsid w:val="009930B9"/>
    <w:rsid w:val="009934C8"/>
    <w:rsid w:val="00993E87"/>
    <w:rsid w:val="00994751"/>
    <w:rsid w:val="00994947"/>
    <w:rsid w:val="009952DA"/>
    <w:rsid w:val="0099576F"/>
    <w:rsid w:val="00995BF3"/>
    <w:rsid w:val="00995D1F"/>
    <w:rsid w:val="00996252"/>
    <w:rsid w:val="009964FD"/>
    <w:rsid w:val="00996555"/>
    <w:rsid w:val="00996943"/>
    <w:rsid w:val="00996A2D"/>
    <w:rsid w:val="00996E64"/>
    <w:rsid w:val="009A053B"/>
    <w:rsid w:val="009A08BA"/>
    <w:rsid w:val="009A0EBD"/>
    <w:rsid w:val="009A0FBF"/>
    <w:rsid w:val="009A1B6D"/>
    <w:rsid w:val="009A208E"/>
    <w:rsid w:val="009A2684"/>
    <w:rsid w:val="009A4AC1"/>
    <w:rsid w:val="009A4B6E"/>
    <w:rsid w:val="009A4C17"/>
    <w:rsid w:val="009A4E38"/>
    <w:rsid w:val="009A5BF0"/>
    <w:rsid w:val="009A5FDC"/>
    <w:rsid w:val="009A61E7"/>
    <w:rsid w:val="009A6611"/>
    <w:rsid w:val="009A7513"/>
    <w:rsid w:val="009A76F1"/>
    <w:rsid w:val="009A7B8F"/>
    <w:rsid w:val="009A7EB7"/>
    <w:rsid w:val="009A7EF4"/>
    <w:rsid w:val="009B0663"/>
    <w:rsid w:val="009B0C36"/>
    <w:rsid w:val="009B1F37"/>
    <w:rsid w:val="009B227E"/>
    <w:rsid w:val="009B2F1F"/>
    <w:rsid w:val="009B4170"/>
    <w:rsid w:val="009B4442"/>
    <w:rsid w:val="009B44FE"/>
    <w:rsid w:val="009B520D"/>
    <w:rsid w:val="009B5749"/>
    <w:rsid w:val="009B5ABB"/>
    <w:rsid w:val="009B6434"/>
    <w:rsid w:val="009B64B9"/>
    <w:rsid w:val="009B6E39"/>
    <w:rsid w:val="009B6F19"/>
    <w:rsid w:val="009B7067"/>
    <w:rsid w:val="009B7910"/>
    <w:rsid w:val="009B7947"/>
    <w:rsid w:val="009B7DE2"/>
    <w:rsid w:val="009B7FEB"/>
    <w:rsid w:val="009C01DA"/>
    <w:rsid w:val="009C0A34"/>
    <w:rsid w:val="009C1909"/>
    <w:rsid w:val="009C1939"/>
    <w:rsid w:val="009C1EC6"/>
    <w:rsid w:val="009C21E5"/>
    <w:rsid w:val="009C2859"/>
    <w:rsid w:val="009C2A04"/>
    <w:rsid w:val="009C3FC4"/>
    <w:rsid w:val="009C45BF"/>
    <w:rsid w:val="009C4923"/>
    <w:rsid w:val="009C4CE0"/>
    <w:rsid w:val="009C50BF"/>
    <w:rsid w:val="009C6FC1"/>
    <w:rsid w:val="009C7496"/>
    <w:rsid w:val="009C7B05"/>
    <w:rsid w:val="009D0C51"/>
    <w:rsid w:val="009D1171"/>
    <w:rsid w:val="009D135C"/>
    <w:rsid w:val="009D18A4"/>
    <w:rsid w:val="009D240F"/>
    <w:rsid w:val="009D2578"/>
    <w:rsid w:val="009D2771"/>
    <w:rsid w:val="009D27C1"/>
    <w:rsid w:val="009D2D0F"/>
    <w:rsid w:val="009D38E3"/>
    <w:rsid w:val="009D3A7E"/>
    <w:rsid w:val="009D4381"/>
    <w:rsid w:val="009D43B6"/>
    <w:rsid w:val="009D4B7E"/>
    <w:rsid w:val="009D4DA1"/>
    <w:rsid w:val="009D56D6"/>
    <w:rsid w:val="009D5AC9"/>
    <w:rsid w:val="009D5DC1"/>
    <w:rsid w:val="009D614F"/>
    <w:rsid w:val="009D62EA"/>
    <w:rsid w:val="009D6474"/>
    <w:rsid w:val="009D6866"/>
    <w:rsid w:val="009D6877"/>
    <w:rsid w:val="009D6D94"/>
    <w:rsid w:val="009D6FC7"/>
    <w:rsid w:val="009D6FD2"/>
    <w:rsid w:val="009D7192"/>
    <w:rsid w:val="009D7672"/>
    <w:rsid w:val="009D76C9"/>
    <w:rsid w:val="009D797B"/>
    <w:rsid w:val="009D79C1"/>
    <w:rsid w:val="009D7E9E"/>
    <w:rsid w:val="009E0535"/>
    <w:rsid w:val="009E082D"/>
    <w:rsid w:val="009E0D15"/>
    <w:rsid w:val="009E1277"/>
    <w:rsid w:val="009E1689"/>
    <w:rsid w:val="009E19BA"/>
    <w:rsid w:val="009E1D5A"/>
    <w:rsid w:val="009E1D91"/>
    <w:rsid w:val="009E1EEC"/>
    <w:rsid w:val="009E1FA1"/>
    <w:rsid w:val="009E1FB8"/>
    <w:rsid w:val="009E21FF"/>
    <w:rsid w:val="009E24BF"/>
    <w:rsid w:val="009E2D8F"/>
    <w:rsid w:val="009E3508"/>
    <w:rsid w:val="009E3AB1"/>
    <w:rsid w:val="009E4F3E"/>
    <w:rsid w:val="009E5130"/>
    <w:rsid w:val="009E5430"/>
    <w:rsid w:val="009E6140"/>
    <w:rsid w:val="009E61AE"/>
    <w:rsid w:val="009E6EC7"/>
    <w:rsid w:val="009E70E6"/>
    <w:rsid w:val="009E7176"/>
    <w:rsid w:val="009E7784"/>
    <w:rsid w:val="009E7948"/>
    <w:rsid w:val="009E7C61"/>
    <w:rsid w:val="009E7E33"/>
    <w:rsid w:val="009F075B"/>
    <w:rsid w:val="009F1267"/>
    <w:rsid w:val="009F1564"/>
    <w:rsid w:val="009F1C11"/>
    <w:rsid w:val="009F2569"/>
    <w:rsid w:val="009F2963"/>
    <w:rsid w:val="009F2D59"/>
    <w:rsid w:val="009F3179"/>
    <w:rsid w:val="009F3892"/>
    <w:rsid w:val="009F3AD0"/>
    <w:rsid w:val="009F3F4C"/>
    <w:rsid w:val="009F422E"/>
    <w:rsid w:val="009F458A"/>
    <w:rsid w:val="009F4610"/>
    <w:rsid w:val="009F524F"/>
    <w:rsid w:val="009F5273"/>
    <w:rsid w:val="009F584B"/>
    <w:rsid w:val="009F58E1"/>
    <w:rsid w:val="009F59C4"/>
    <w:rsid w:val="009F5A82"/>
    <w:rsid w:val="009F603A"/>
    <w:rsid w:val="00A00F79"/>
    <w:rsid w:val="00A0126F"/>
    <w:rsid w:val="00A01ADF"/>
    <w:rsid w:val="00A01D45"/>
    <w:rsid w:val="00A0203C"/>
    <w:rsid w:val="00A023E2"/>
    <w:rsid w:val="00A029CD"/>
    <w:rsid w:val="00A02A5A"/>
    <w:rsid w:val="00A03938"/>
    <w:rsid w:val="00A03DB4"/>
    <w:rsid w:val="00A04930"/>
    <w:rsid w:val="00A055A6"/>
    <w:rsid w:val="00A07634"/>
    <w:rsid w:val="00A07C11"/>
    <w:rsid w:val="00A10BDF"/>
    <w:rsid w:val="00A10DE6"/>
    <w:rsid w:val="00A1107C"/>
    <w:rsid w:val="00A110F1"/>
    <w:rsid w:val="00A118D8"/>
    <w:rsid w:val="00A11DEF"/>
    <w:rsid w:val="00A11F73"/>
    <w:rsid w:val="00A13881"/>
    <w:rsid w:val="00A13C57"/>
    <w:rsid w:val="00A142B7"/>
    <w:rsid w:val="00A142E8"/>
    <w:rsid w:val="00A142FE"/>
    <w:rsid w:val="00A14338"/>
    <w:rsid w:val="00A14B7F"/>
    <w:rsid w:val="00A14E8A"/>
    <w:rsid w:val="00A1522E"/>
    <w:rsid w:val="00A15835"/>
    <w:rsid w:val="00A15D7F"/>
    <w:rsid w:val="00A16834"/>
    <w:rsid w:val="00A16F48"/>
    <w:rsid w:val="00A1701B"/>
    <w:rsid w:val="00A17BA0"/>
    <w:rsid w:val="00A17EC0"/>
    <w:rsid w:val="00A201C3"/>
    <w:rsid w:val="00A208EA"/>
    <w:rsid w:val="00A20CB8"/>
    <w:rsid w:val="00A20DB6"/>
    <w:rsid w:val="00A213DA"/>
    <w:rsid w:val="00A219EF"/>
    <w:rsid w:val="00A21F6F"/>
    <w:rsid w:val="00A22285"/>
    <w:rsid w:val="00A22AA5"/>
    <w:rsid w:val="00A234A2"/>
    <w:rsid w:val="00A2513C"/>
    <w:rsid w:val="00A256E0"/>
    <w:rsid w:val="00A25D9D"/>
    <w:rsid w:val="00A2605C"/>
    <w:rsid w:val="00A2621D"/>
    <w:rsid w:val="00A26DE1"/>
    <w:rsid w:val="00A27BA1"/>
    <w:rsid w:val="00A30DF6"/>
    <w:rsid w:val="00A31577"/>
    <w:rsid w:val="00A31E81"/>
    <w:rsid w:val="00A325D6"/>
    <w:rsid w:val="00A32C08"/>
    <w:rsid w:val="00A32F90"/>
    <w:rsid w:val="00A331FA"/>
    <w:rsid w:val="00A33219"/>
    <w:rsid w:val="00A33834"/>
    <w:rsid w:val="00A33B34"/>
    <w:rsid w:val="00A34074"/>
    <w:rsid w:val="00A342B2"/>
    <w:rsid w:val="00A3488C"/>
    <w:rsid w:val="00A34E45"/>
    <w:rsid w:val="00A351B8"/>
    <w:rsid w:val="00A35D1A"/>
    <w:rsid w:val="00A3757F"/>
    <w:rsid w:val="00A375C8"/>
    <w:rsid w:val="00A37DFD"/>
    <w:rsid w:val="00A40063"/>
    <w:rsid w:val="00A40286"/>
    <w:rsid w:val="00A40DDC"/>
    <w:rsid w:val="00A413A0"/>
    <w:rsid w:val="00A413B0"/>
    <w:rsid w:val="00A41430"/>
    <w:rsid w:val="00A41B8E"/>
    <w:rsid w:val="00A41C7F"/>
    <w:rsid w:val="00A42901"/>
    <w:rsid w:val="00A447C5"/>
    <w:rsid w:val="00A45470"/>
    <w:rsid w:val="00A4591E"/>
    <w:rsid w:val="00A46917"/>
    <w:rsid w:val="00A47676"/>
    <w:rsid w:val="00A477A2"/>
    <w:rsid w:val="00A4794E"/>
    <w:rsid w:val="00A47EC1"/>
    <w:rsid w:val="00A519A5"/>
    <w:rsid w:val="00A51F6B"/>
    <w:rsid w:val="00A524C1"/>
    <w:rsid w:val="00A52CF3"/>
    <w:rsid w:val="00A5310E"/>
    <w:rsid w:val="00A53EEB"/>
    <w:rsid w:val="00A541D4"/>
    <w:rsid w:val="00A5471D"/>
    <w:rsid w:val="00A54DE9"/>
    <w:rsid w:val="00A55114"/>
    <w:rsid w:val="00A552BF"/>
    <w:rsid w:val="00A554C2"/>
    <w:rsid w:val="00A5566F"/>
    <w:rsid w:val="00A55864"/>
    <w:rsid w:val="00A558B1"/>
    <w:rsid w:val="00A55940"/>
    <w:rsid w:val="00A55AB0"/>
    <w:rsid w:val="00A561B4"/>
    <w:rsid w:val="00A566A7"/>
    <w:rsid w:val="00A56A3C"/>
    <w:rsid w:val="00A56D03"/>
    <w:rsid w:val="00A57C51"/>
    <w:rsid w:val="00A602D3"/>
    <w:rsid w:val="00A60B55"/>
    <w:rsid w:val="00A6117E"/>
    <w:rsid w:val="00A6172E"/>
    <w:rsid w:val="00A623F2"/>
    <w:rsid w:val="00A62411"/>
    <w:rsid w:val="00A631A9"/>
    <w:rsid w:val="00A6345E"/>
    <w:rsid w:val="00A63DF3"/>
    <w:rsid w:val="00A642A3"/>
    <w:rsid w:val="00A645BD"/>
    <w:rsid w:val="00A6569D"/>
    <w:rsid w:val="00A658C9"/>
    <w:rsid w:val="00A659BA"/>
    <w:rsid w:val="00A677C2"/>
    <w:rsid w:val="00A67D02"/>
    <w:rsid w:val="00A706AA"/>
    <w:rsid w:val="00A706F2"/>
    <w:rsid w:val="00A70C5A"/>
    <w:rsid w:val="00A719C6"/>
    <w:rsid w:val="00A71A61"/>
    <w:rsid w:val="00A72F77"/>
    <w:rsid w:val="00A73519"/>
    <w:rsid w:val="00A7375C"/>
    <w:rsid w:val="00A73C15"/>
    <w:rsid w:val="00A74D30"/>
    <w:rsid w:val="00A7525D"/>
    <w:rsid w:val="00A75F31"/>
    <w:rsid w:val="00A7680B"/>
    <w:rsid w:val="00A76BDB"/>
    <w:rsid w:val="00A76F2B"/>
    <w:rsid w:val="00A77668"/>
    <w:rsid w:val="00A77CCC"/>
    <w:rsid w:val="00A8003B"/>
    <w:rsid w:val="00A81397"/>
    <w:rsid w:val="00A813CA"/>
    <w:rsid w:val="00A81542"/>
    <w:rsid w:val="00A81900"/>
    <w:rsid w:val="00A819A2"/>
    <w:rsid w:val="00A82641"/>
    <w:rsid w:val="00A826AC"/>
    <w:rsid w:val="00A8349B"/>
    <w:rsid w:val="00A83703"/>
    <w:rsid w:val="00A83A47"/>
    <w:rsid w:val="00A83C1D"/>
    <w:rsid w:val="00A8427C"/>
    <w:rsid w:val="00A847BE"/>
    <w:rsid w:val="00A84E23"/>
    <w:rsid w:val="00A84F2F"/>
    <w:rsid w:val="00A84F98"/>
    <w:rsid w:val="00A85011"/>
    <w:rsid w:val="00A85DF3"/>
    <w:rsid w:val="00A8608A"/>
    <w:rsid w:val="00A864F9"/>
    <w:rsid w:val="00A86571"/>
    <w:rsid w:val="00A86792"/>
    <w:rsid w:val="00A86A0F"/>
    <w:rsid w:val="00A86C3E"/>
    <w:rsid w:val="00A86F74"/>
    <w:rsid w:val="00A87027"/>
    <w:rsid w:val="00A87796"/>
    <w:rsid w:val="00A87A31"/>
    <w:rsid w:val="00A87B7F"/>
    <w:rsid w:val="00A90D34"/>
    <w:rsid w:val="00A90FD8"/>
    <w:rsid w:val="00A914CE"/>
    <w:rsid w:val="00A91677"/>
    <w:rsid w:val="00A91935"/>
    <w:rsid w:val="00A92271"/>
    <w:rsid w:val="00A931AF"/>
    <w:rsid w:val="00A9362B"/>
    <w:rsid w:val="00A940C4"/>
    <w:rsid w:val="00A94E95"/>
    <w:rsid w:val="00A95309"/>
    <w:rsid w:val="00A95445"/>
    <w:rsid w:val="00A9664B"/>
    <w:rsid w:val="00A974E2"/>
    <w:rsid w:val="00A9763E"/>
    <w:rsid w:val="00A9778C"/>
    <w:rsid w:val="00A9779E"/>
    <w:rsid w:val="00AA15C2"/>
    <w:rsid w:val="00AA17BB"/>
    <w:rsid w:val="00AA1B29"/>
    <w:rsid w:val="00AA1BFA"/>
    <w:rsid w:val="00AA254E"/>
    <w:rsid w:val="00AA2B36"/>
    <w:rsid w:val="00AA3174"/>
    <w:rsid w:val="00AA4143"/>
    <w:rsid w:val="00AA4EA1"/>
    <w:rsid w:val="00AA4F54"/>
    <w:rsid w:val="00AA5760"/>
    <w:rsid w:val="00AA5896"/>
    <w:rsid w:val="00AA5A4B"/>
    <w:rsid w:val="00AA5A78"/>
    <w:rsid w:val="00AA5A90"/>
    <w:rsid w:val="00AA6B56"/>
    <w:rsid w:val="00AA743A"/>
    <w:rsid w:val="00AA77C9"/>
    <w:rsid w:val="00AA7C12"/>
    <w:rsid w:val="00AA7FA9"/>
    <w:rsid w:val="00AB0848"/>
    <w:rsid w:val="00AB134E"/>
    <w:rsid w:val="00AB137F"/>
    <w:rsid w:val="00AB2946"/>
    <w:rsid w:val="00AB2A29"/>
    <w:rsid w:val="00AB2BD5"/>
    <w:rsid w:val="00AB3FF0"/>
    <w:rsid w:val="00AB4597"/>
    <w:rsid w:val="00AB52FD"/>
    <w:rsid w:val="00AB57BB"/>
    <w:rsid w:val="00AB5860"/>
    <w:rsid w:val="00AB58A8"/>
    <w:rsid w:val="00AB5E03"/>
    <w:rsid w:val="00AB5FFB"/>
    <w:rsid w:val="00AB63D8"/>
    <w:rsid w:val="00AB6F8D"/>
    <w:rsid w:val="00AB6FC5"/>
    <w:rsid w:val="00AB700D"/>
    <w:rsid w:val="00AB72B3"/>
    <w:rsid w:val="00AB7DC0"/>
    <w:rsid w:val="00AC0382"/>
    <w:rsid w:val="00AC03C7"/>
    <w:rsid w:val="00AC044B"/>
    <w:rsid w:val="00AC1D22"/>
    <w:rsid w:val="00AC1EEC"/>
    <w:rsid w:val="00AC2A1A"/>
    <w:rsid w:val="00AC2BCF"/>
    <w:rsid w:val="00AC3652"/>
    <w:rsid w:val="00AC4325"/>
    <w:rsid w:val="00AC475E"/>
    <w:rsid w:val="00AC4989"/>
    <w:rsid w:val="00AC5772"/>
    <w:rsid w:val="00AC5D5F"/>
    <w:rsid w:val="00AC61BC"/>
    <w:rsid w:val="00AC7255"/>
    <w:rsid w:val="00AC7772"/>
    <w:rsid w:val="00AC7B38"/>
    <w:rsid w:val="00AC7D86"/>
    <w:rsid w:val="00AD0AE4"/>
    <w:rsid w:val="00AD0B6A"/>
    <w:rsid w:val="00AD112F"/>
    <w:rsid w:val="00AD1D00"/>
    <w:rsid w:val="00AD1FB8"/>
    <w:rsid w:val="00AD2221"/>
    <w:rsid w:val="00AD22FD"/>
    <w:rsid w:val="00AD2D65"/>
    <w:rsid w:val="00AD319E"/>
    <w:rsid w:val="00AD3401"/>
    <w:rsid w:val="00AD396D"/>
    <w:rsid w:val="00AD425D"/>
    <w:rsid w:val="00AD4784"/>
    <w:rsid w:val="00AD4DBF"/>
    <w:rsid w:val="00AD54C2"/>
    <w:rsid w:val="00AD6088"/>
    <w:rsid w:val="00AD6522"/>
    <w:rsid w:val="00AD7EEF"/>
    <w:rsid w:val="00AE08FC"/>
    <w:rsid w:val="00AE17FF"/>
    <w:rsid w:val="00AE27EB"/>
    <w:rsid w:val="00AE3456"/>
    <w:rsid w:val="00AE36CE"/>
    <w:rsid w:val="00AE393B"/>
    <w:rsid w:val="00AE3D56"/>
    <w:rsid w:val="00AE425A"/>
    <w:rsid w:val="00AE4CB1"/>
    <w:rsid w:val="00AE4FD4"/>
    <w:rsid w:val="00AE547A"/>
    <w:rsid w:val="00AE6861"/>
    <w:rsid w:val="00AE6B87"/>
    <w:rsid w:val="00AE6FC0"/>
    <w:rsid w:val="00AE7349"/>
    <w:rsid w:val="00AE7E36"/>
    <w:rsid w:val="00AF01BC"/>
    <w:rsid w:val="00AF0800"/>
    <w:rsid w:val="00AF0E4A"/>
    <w:rsid w:val="00AF0F75"/>
    <w:rsid w:val="00AF111F"/>
    <w:rsid w:val="00AF1622"/>
    <w:rsid w:val="00AF1DE9"/>
    <w:rsid w:val="00AF1DF5"/>
    <w:rsid w:val="00AF1E92"/>
    <w:rsid w:val="00AF293E"/>
    <w:rsid w:val="00AF29A0"/>
    <w:rsid w:val="00AF3CF7"/>
    <w:rsid w:val="00AF476D"/>
    <w:rsid w:val="00AF5173"/>
    <w:rsid w:val="00AF51AC"/>
    <w:rsid w:val="00AF51CE"/>
    <w:rsid w:val="00AF51FF"/>
    <w:rsid w:val="00AF5CC8"/>
    <w:rsid w:val="00AF636F"/>
    <w:rsid w:val="00AF710B"/>
    <w:rsid w:val="00AF71BD"/>
    <w:rsid w:val="00AF78ED"/>
    <w:rsid w:val="00B00A60"/>
    <w:rsid w:val="00B00CA5"/>
    <w:rsid w:val="00B02687"/>
    <w:rsid w:val="00B02856"/>
    <w:rsid w:val="00B02AED"/>
    <w:rsid w:val="00B03198"/>
    <w:rsid w:val="00B03A87"/>
    <w:rsid w:val="00B03BA3"/>
    <w:rsid w:val="00B03FEE"/>
    <w:rsid w:val="00B04401"/>
    <w:rsid w:val="00B0486A"/>
    <w:rsid w:val="00B0494A"/>
    <w:rsid w:val="00B058D8"/>
    <w:rsid w:val="00B059CC"/>
    <w:rsid w:val="00B05C61"/>
    <w:rsid w:val="00B062D3"/>
    <w:rsid w:val="00B06362"/>
    <w:rsid w:val="00B06D8E"/>
    <w:rsid w:val="00B0774D"/>
    <w:rsid w:val="00B07D8E"/>
    <w:rsid w:val="00B10212"/>
    <w:rsid w:val="00B1022C"/>
    <w:rsid w:val="00B10524"/>
    <w:rsid w:val="00B10D6D"/>
    <w:rsid w:val="00B11B41"/>
    <w:rsid w:val="00B11C22"/>
    <w:rsid w:val="00B126B7"/>
    <w:rsid w:val="00B1288C"/>
    <w:rsid w:val="00B12992"/>
    <w:rsid w:val="00B12BDE"/>
    <w:rsid w:val="00B12DAC"/>
    <w:rsid w:val="00B130C0"/>
    <w:rsid w:val="00B13652"/>
    <w:rsid w:val="00B137E7"/>
    <w:rsid w:val="00B13919"/>
    <w:rsid w:val="00B14604"/>
    <w:rsid w:val="00B151E8"/>
    <w:rsid w:val="00B15419"/>
    <w:rsid w:val="00B15462"/>
    <w:rsid w:val="00B15751"/>
    <w:rsid w:val="00B1588E"/>
    <w:rsid w:val="00B15B2C"/>
    <w:rsid w:val="00B166E7"/>
    <w:rsid w:val="00B168EB"/>
    <w:rsid w:val="00B1692F"/>
    <w:rsid w:val="00B17356"/>
    <w:rsid w:val="00B17BF4"/>
    <w:rsid w:val="00B20519"/>
    <w:rsid w:val="00B20AFC"/>
    <w:rsid w:val="00B2144B"/>
    <w:rsid w:val="00B21749"/>
    <w:rsid w:val="00B21BF5"/>
    <w:rsid w:val="00B22154"/>
    <w:rsid w:val="00B23085"/>
    <w:rsid w:val="00B232E6"/>
    <w:rsid w:val="00B24627"/>
    <w:rsid w:val="00B24C3D"/>
    <w:rsid w:val="00B254A4"/>
    <w:rsid w:val="00B25CDF"/>
    <w:rsid w:val="00B2610B"/>
    <w:rsid w:val="00B26318"/>
    <w:rsid w:val="00B26B07"/>
    <w:rsid w:val="00B26EA2"/>
    <w:rsid w:val="00B3012D"/>
    <w:rsid w:val="00B3025F"/>
    <w:rsid w:val="00B3089A"/>
    <w:rsid w:val="00B31C7C"/>
    <w:rsid w:val="00B31F55"/>
    <w:rsid w:val="00B31F8F"/>
    <w:rsid w:val="00B320FA"/>
    <w:rsid w:val="00B32213"/>
    <w:rsid w:val="00B32CF0"/>
    <w:rsid w:val="00B332B3"/>
    <w:rsid w:val="00B3395D"/>
    <w:rsid w:val="00B34317"/>
    <w:rsid w:val="00B3450A"/>
    <w:rsid w:val="00B34902"/>
    <w:rsid w:val="00B34963"/>
    <w:rsid w:val="00B35230"/>
    <w:rsid w:val="00B35291"/>
    <w:rsid w:val="00B35351"/>
    <w:rsid w:val="00B359A7"/>
    <w:rsid w:val="00B359E2"/>
    <w:rsid w:val="00B35B49"/>
    <w:rsid w:val="00B363AF"/>
    <w:rsid w:val="00B37D4E"/>
    <w:rsid w:val="00B40216"/>
    <w:rsid w:val="00B4065B"/>
    <w:rsid w:val="00B406F8"/>
    <w:rsid w:val="00B40757"/>
    <w:rsid w:val="00B4096E"/>
    <w:rsid w:val="00B41448"/>
    <w:rsid w:val="00B419B1"/>
    <w:rsid w:val="00B425F2"/>
    <w:rsid w:val="00B42C5F"/>
    <w:rsid w:val="00B43F6E"/>
    <w:rsid w:val="00B44777"/>
    <w:rsid w:val="00B457F1"/>
    <w:rsid w:val="00B45890"/>
    <w:rsid w:val="00B458DB"/>
    <w:rsid w:val="00B462F3"/>
    <w:rsid w:val="00B46382"/>
    <w:rsid w:val="00B472DA"/>
    <w:rsid w:val="00B477FF"/>
    <w:rsid w:val="00B47800"/>
    <w:rsid w:val="00B51747"/>
    <w:rsid w:val="00B5176A"/>
    <w:rsid w:val="00B519C7"/>
    <w:rsid w:val="00B51D97"/>
    <w:rsid w:val="00B52644"/>
    <w:rsid w:val="00B52C03"/>
    <w:rsid w:val="00B52FB0"/>
    <w:rsid w:val="00B53C8E"/>
    <w:rsid w:val="00B54A08"/>
    <w:rsid w:val="00B54E61"/>
    <w:rsid w:val="00B556F5"/>
    <w:rsid w:val="00B55702"/>
    <w:rsid w:val="00B559DF"/>
    <w:rsid w:val="00B55CC4"/>
    <w:rsid w:val="00B560E4"/>
    <w:rsid w:val="00B567F9"/>
    <w:rsid w:val="00B57011"/>
    <w:rsid w:val="00B57C1A"/>
    <w:rsid w:val="00B6039B"/>
    <w:rsid w:val="00B61147"/>
    <w:rsid w:val="00B624E1"/>
    <w:rsid w:val="00B624F1"/>
    <w:rsid w:val="00B630B7"/>
    <w:rsid w:val="00B638E6"/>
    <w:rsid w:val="00B63EE4"/>
    <w:rsid w:val="00B644C6"/>
    <w:rsid w:val="00B64D3A"/>
    <w:rsid w:val="00B65D35"/>
    <w:rsid w:val="00B66092"/>
    <w:rsid w:val="00B66FC1"/>
    <w:rsid w:val="00B67057"/>
    <w:rsid w:val="00B677CD"/>
    <w:rsid w:val="00B70361"/>
    <w:rsid w:val="00B7058C"/>
    <w:rsid w:val="00B706CC"/>
    <w:rsid w:val="00B707E0"/>
    <w:rsid w:val="00B707FB"/>
    <w:rsid w:val="00B70DA9"/>
    <w:rsid w:val="00B71080"/>
    <w:rsid w:val="00B71255"/>
    <w:rsid w:val="00B72729"/>
    <w:rsid w:val="00B72B8C"/>
    <w:rsid w:val="00B72FEC"/>
    <w:rsid w:val="00B7323E"/>
    <w:rsid w:val="00B73ADB"/>
    <w:rsid w:val="00B73C4C"/>
    <w:rsid w:val="00B74E21"/>
    <w:rsid w:val="00B74F06"/>
    <w:rsid w:val="00B7544B"/>
    <w:rsid w:val="00B75E02"/>
    <w:rsid w:val="00B76A68"/>
    <w:rsid w:val="00B76D5C"/>
    <w:rsid w:val="00B7739B"/>
    <w:rsid w:val="00B77CCA"/>
    <w:rsid w:val="00B77DEE"/>
    <w:rsid w:val="00B80150"/>
    <w:rsid w:val="00B8031D"/>
    <w:rsid w:val="00B80549"/>
    <w:rsid w:val="00B8085C"/>
    <w:rsid w:val="00B809FF"/>
    <w:rsid w:val="00B80C1C"/>
    <w:rsid w:val="00B81178"/>
    <w:rsid w:val="00B8120E"/>
    <w:rsid w:val="00B82CB4"/>
    <w:rsid w:val="00B82DA8"/>
    <w:rsid w:val="00B83A69"/>
    <w:rsid w:val="00B860D2"/>
    <w:rsid w:val="00B87091"/>
    <w:rsid w:val="00B87BB7"/>
    <w:rsid w:val="00B901BE"/>
    <w:rsid w:val="00B903B1"/>
    <w:rsid w:val="00B91B75"/>
    <w:rsid w:val="00B91C11"/>
    <w:rsid w:val="00B91EC6"/>
    <w:rsid w:val="00B91FC3"/>
    <w:rsid w:val="00B930F9"/>
    <w:rsid w:val="00B9356D"/>
    <w:rsid w:val="00B9438C"/>
    <w:rsid w:val="00B954F5"/>
    <w:rsid w:val="00B959A0"/>
    <w:rsid w:val="00B95A9B"/>
    <w:rsid w:val="00B96005"/>
    <w:rsid w:val="00B9604A"/>
    <w:rsid w:val="00B960CC"/>
    <w:rsid w:val="00B96314"/>
    <w:rsid w:val="00B96570"/>
    <w:rsid w:val="00B966CE"/>
    <w:rsid w:val="00B96BBD"/>
    <w:rsid w:val="00B973DE"/>
    <w:rsid w:val="00B973F4"/>
    <w:rsid w:val="00B97699"/>
    <w:rsid w:val="00BA0124"/>
    <w:rsid w:val="00BA043B"/>
    <w:rsid w:val="00BA0CBD"/>
    <w:rsid w:val="00BA0ECD"/>
    <w:rsid w:val="00BA1085"/>
    <w:rsid w:val="00BA1230"/>
    <w:rsid w:val="00BA1F09"/>
    <w:rsid w:val="00BA1F21"/>
    <w:rsid w:val="00BA1F44"/>
    <w:rsid w:val="00BA2585"/>
    <w:rsid w:val="00BA2FA4"/>
    <w:rsid w:val="00BA3160"/>
    <w:rsid w:val="00BA37C5"/>
    <w:rsid w:val="00BA4A9C"/>
    <w:rsid w:val="00BA4C37"/>
    <w:rsid w:val="00BA4D26"/>
    <w:rsid w:val="00BA4E81"/>
    <w:rsid w:val="00BA5210"/>
    <w:rsid w:val="00BA5F7C"/>
    <w:rsid w:val="00BA6680"/>
    <w:rsid w:val="00BA66BF"/>
    <w:rsid w:val="00BA691F"/>
    <w:rsid w:val="00BA6A04"/>
    <w:rsid w:val="00BA6A38"/>
    <w:rsid w:val="00BA6F34"/>
    <w:rsid w:val="00BA73B9"/>
    <w:rsid w:val="00BA78F4"/>
    <w:rsid w:val="00BB0B19"/>
    <w:rsid w:val="00BB0D8A"/>
    <w:rsid w:val="00BB0E57"/>
    <w:rsid w:val="00BB1069"/>
    <w:rsid w:val="00BB1B2E"/>
    <w:rsid w:val="00BB26D5"/>
    <w:rsid w:val="00BB26E0"/>
    <w:rsid w:val="00BB2CA7"/>
    <w:rsid w:val="00BB2DC0"/>
    <w:rsid w:val="00BB34FA"/>
    <w:rsid w:val="00BB3C90"/>
    <w:rsid w:val="00BB3C93"/>
    <w:rsid w:val="00BB3CCD"/>
    <w:rsid w:val="00BB4105"/>
    <w:rsid w:val="00BB4A7D"/>
    <w:rsid w:val="00BB4BF4"/>
    <w:rsid w:val="00BB514A"/>
    <w:rsid w:val="00BB5382"/>
    <w:rsid w:val="00BB5548"/>
    <w:rsid w:val="00BB5F06"/>
    <w:rsid w:val="00BB6484"/>
    <w:rsid w:val="00BB6FCE"/>
    <w:rsid w:val="00BB7C8C"/>
    <w:rsid w:val="00BC030F"/>
    <w:rsid w:val="00BC0F5C"/>
    <w:rsid w:val="00BC1414"/>
    <w:rsid w:val="00BC16BF"/>
    <w:rsid w:val="00BC1AAD"/>
    <w:rsid w:val="00BC24F8"/>
    <w:rsid w:val="00BC35C9"/>
    <w:rsid w:val="00BC3E89"/>
    <w:rsid w:val="00BC4450"/>
    <w:rsid w:val="00BC45A2"/>
    <w:rsid w:val="00BC4FD8"/>
    <w:rsid w:val="00BC4FE7"/>
    <w:rsid w:val="00BC5347"/>
    <w:rsid w:val="00BC5860"/>
    <w:rsid w:val="00BC5924"/>
    <w:rsid w:val="00BC63AE"/>
    <w:rsid w:val="00BC6664"/>
    <w:rsid w:val="00BC678A"/>
    <w:rsid w:val="00BC6A88"/>
    <w:rsid w:val="00BC776D"/>
    <w:rsid w:val="00BD0F56"/>
    <w:rsid w:val="00BD1360"/>
    <w:rsid w:val="00BD1420"/>
    <w:rsid w:val="00BD1855"/>
    <w:rsid w:val="00BD1C07"/>
    <w:rsid w:val="00BD1E6A"/>
    <w:rsid w:val="00BD234A"/>
    <w:rsid w:val="00BD2B3F"/>
    <w:rsid w:val="00BD2CAD"/>
    <w:rsid w:val="00BD2EE2"/>
    <w:rsid w:val="00BD2F08"/>
    <w:rsid w:val="00BD44BF"/>
    <w:rsid w:val="00BD4A5A"/>
    <w:rsid w:val="00BD4B0C"/>
    <w:rsid w:val="00BD4EFB"/>
    <w:rsid w:val="00BD54BF"/>
    <w:rsid w:val="00BD57E7"/>
    <w:rsid w:val="00BD5AFD"/>
    <w:rsid w:val="00BD5C3A"/>
    <w:rsid w:val="00BD759F"/>
    <w:rsid w:val="00BD778A"/>
    <w:rsid w:val="00BD7EDA"/>
    <w:rsid w:val="00BE0513"/>
    <w:rsid w:val="00BE1C87"/>
    <w:rsid w:val="00BE1CAE"/>
    <w:rsid w:val="00BE2F35"/>
    <w:rsid w:val="00BE38FF"/>
    <w:rsid w:val="00BE3920"/>
    <w:rsid w:val="00BE41D8"/>
    <w:rsid w:val="00BE429E"/>
    <w:rsid w:val="00BE4927"/>
    <w:rsid w:val="00BE4D43"/>
    <w:rsid w:val="00BE4FAC"/>
    <w:rsid w:val="00BE6769"/>
    <w:rsid w:val="00BE67C5"/>
    <w:rsid w:val="00BE75CE"/>
    <w:rsid w:val="00BE75F9"/>
    <w:rsid w:val="00BE7AEE"/>
    <w:rsid w:val="00BE7EDF"/>
    <w:rsid w:val="00BF013E"/>
    <w:rsid w:val="00BF06A6"/>
    <w:rsid w:val="00BF0A70"/>
    <w:rsid w:val="00BF0C78"/>
    <w:rsid w:val="00BF1255"/>
    <w:rsid w:val="00BF164C"/>
    <w:rsid w:val="00BF16B5"/>
    <w:rsid w:val="00BF1A4F"/>
    <w:rsid w:val="00BF1CD2"/>
    <w:rsid w:val="00BF1D68"/>
    <w:rsid w:val="00BF1F7F"/>
    <w:rsid w:val="00BF265E"/>
    <w:rsid w:val="00BF291D"/>
    <w:rsid w:val="00BF2AFA"/>
    <w:rsid w:val="00BF2D2C"/>
    <w:rsid w:val="00BF3B7A"/>
    <w:rsid w:val="00BF48F5"/>
    <w:rsid w:val="00BF4CC5"/>
    <w:rsid w:val="00BF53B8"/>
    <w:rsid w:val="00BF5469"/>
    <w:rsid w:val="00BF5C63"/>
    <w:rsid w:val="00BF7746"/>
    <w:rsid w:val="00C003AE"/>
    <w:rsid w:val="00C0048E"/>
    <w:rsid w:val="00C00787"/>
    <w:rsid w:val="00C00B61"/>
    <w:rsid w:val="00C01092"/>
    <w:rsid w:val="00C0109F"/>
    <w:rsid w:val="00C0185C"/>
    <w:rsid w:val="00C01CE6"/>
    <w:rsid w:val="00C01FBB"/>
    <w:rsid w:val="00C01FFE"/>
    <w:rsid w:val="00C0208E"/>
    <w:rsid w:val="00C02157"/>
    <w:rsid w:val="00C027BB"/>
    <w:rsid w:val="00C02A54"/>
    <w:rsid w:val="00C03765"/>
    <w:rsid w:val="00C03E07"/>
    <w:rsid w:val="00C040B7"/>
    <w:rsid w:val="00C040BA"/>
    <w:rsid w:val="00C04585"/>
    <w:rsid w:val="00C046F9"/>
    <w:rsid w:val="00C04CEC"/>
    <w:rsid w:val="00C0562F"/>
    <w:rsid w:val="00C06744"/>
    <w:rsid w:val="00C06763"/>
    <w:rsid w:val="00C067C1"/>
    <w:rsid w:val="00C06881"/>
    <w:rsid w:val="00C06E71"/>
    <w:rsid w:val="00C06F11"/>
    <w:rsid w:val="00C07189"/>
    <w:rsid w:val="00C0758D"/>
    <w:rsid w:val="00C078A3"/>
    <w:rsid w:val="00C07AEE"/>
    <w:rsid w:val="00C10492"/>
    <w:rsid w:val="00C10C41"/>
    <w:rsid w:val="00C10DF4"/>
    <w:rsid w:val="00C10F1E"/>
    <w:rsid w:val="00C10FB3"/>
    <w:rsid w:val="00C117B7"/>
    <w:rsid w:val="00C12144"/>
    <w:rsid w:val="00C12456"/>
    <w:rsid w:val="00C13BB3"/>
    <w:rsid w:val="00C141E7"/>
    <w:rsid w:val="00C1499B"/>
    <w:rsid w:val="00C1512D"/>
    <w:rsid w:val="00C152EE"/>
    <w:rsid w:val="00C15455"/>
    <w:rsid w:val="00C157F3"/>
    <w:rsid w:val="00C15A43"/>
    <w:rsid w:val="00C16567"/>
    <w:rsid w:val="00C165B4"/>
    <w:rsid w:val="00C16BA3"/>
    <w:rsid w:val="00C16F7D"/>
    <w:rsid w:val="00C173C8"/>
    <w:rsid w:val="00C179BC"/>
    <w:rsid w:val="00C20BAA"/>
    <w:rsid w:val="00C20E5A"/>
    <w:rsid w:val="00C217EF"/>
    <w:rsid w:val="00C23070"/>
    <w:rsid w:val="00C23DAE"/>
    <w:rsid w:val="00C241CE"/>
    <w:rsid w:val="00C24F93"/>
    <w:rsid w:val="00C253D1"/>
    <w:rsid w:val="00C256DC"/>
    <w:rsid w:val="00C25AF5"/>
    <w:rsid w:val="00C25B69"/>
    <w:rsid w:val="00C25E97"/>
    <w:rsid w:val="00C25EC1"/>
    <w:rsid w:val="00C26FB3"/>
    <w:rsid w:val="00C2707B"/>
    <w:rsid w:val="00C272B1"/>
    <w:rsid w:val="00C27A5A"/>
    <w:rsid w:val="00C27C70"/>
    <w:rsid w:val="00C3062A"/>
    <w:rsid w:val="00C30689"/>
    <w:rsid w:val="00C30A09"/>
    <w:rsid w:val="00C314EE"/>
    <w:rsid w:val="00C3156C"/>
    <w:rsid w:val="00C31D99"/>
    <w:rsid w:val="00C323D9"/>
    <w:rsid w:val="00C328D4"/>
    <w:rsid w:val="00C329CB"/>
    <w:rsid w:val="00C3376D"/>
    <w:rsid w:val="00C33B79"/>
    <w:rsid w:val="00C346D9"/>
    <w:rsid w:val="00C349C6"/>
    <w:rsid w:val="00C359C5"/>
    <w:rsid w:val="00C35C5B"/>
    <w:rsid w:val="00C35CB7"/>
    <w:rsid w:val="00C35DA1"/>
    <w:rsid w:val="00C36312"/>
    <w:rsid w:val="00C36CB9"/>
    <w:rsid w:val="00C37319"/>
    <w:rsid w:val="00C37E0D"/>
    <w:rsid w:val="00C4002F"/>
    <w:rsid w:val="00C4009A"/>
    <w:rsid w:val="00C407CA"/>
    <w:rsid w:val="00C40E9A"/>
    <w:rsid w:val="00C41851"/>
    <w:rsid w:val="00C42034"/>
    <w:rsid w:val="00C420FB"/>
    <w:rsid w:val="00C4256A"/>
    <w:rsid w:val="00C427E8"/>
    <w:rsid w:val="00C42E8E"/>
    <w:rsid w:val="00C43043"/>
    <w:rsid w:val="00C43075"/>
    <w:rsid w:val="00C43A30"/>
    <w:rsid w:val="00C43A5F"/>
    <w:rsid w:val="00C43C97"/>
    <w:rsid w:val="00C44F8F"/>
    <w:rsid w:val="00C45D7F"/>
    <w:rsid w:val="00C46090"/>
    <w:rsid w:val="00C461C0"/>
    <w:rsid w:val="00C46E87"/>
    <w:rsid w:val="00C472C1"/>
    <w:rsid w:val="00C5002B"/>
    <w:rsid w:val="00C502BF"/>
    <w:rsid w:val="00C502FC"/>
    <w:rsid w:val="00C504C4"/>
    <w:rsid w:val="00C50C91"/>
    <w:rsid w:val="00C515F4"/>
    <w:rsid w:val="00C51679"/>
    <w:rsid w:val="00C517DC"/>
    <w:rsid w:val="00C521DC"/>
    <w:rsid w:val="00C52D93"/>
    <w:rsid w:val="00C5337B"/>
    <w:rsid w:val="00C5338D"/>
    <w:rsid w:val="00C5433D"/>
    <w:rsid w:val="00C54D47"/>
    <w:rsid w:val="00C54E93"/>
    <w:rsid w:val="00C550CF"/>
    <w:rsid w:val="00C57376"/>
    <w:rsid w:val="00C57556"/>
    <w:rsid w:val="00C57DED"/>
    <w:rsid w:val="00C57E8D"/>
    <w:rsid w:val="00C602B4"/>
    <w:rsid w:val="00C61049"/>
    <w:rsid w:val="00C61532"/>
    <w:rsid w:val="00C61930"/>
    <w:rsid w:val="00C61F79"/>
    <w:rsid w:val="00C6256C"/>
    <w:rsid w:val="00C62618"/>
    <w:rsid w:val="00C628B9"/>
    <w:rsid w:val="00C6325F"/>
    <w:rsid w:val="00C63289"/>
    <w:rsid w:val="00C6509D"/>
    <w:rsid w:val="00C661ED"/>
    <w:rsid w:val="00C662A2"/>
    <w:rsid w:val="00C66782"/>
    <w:rsid w:val="00C6692D"/>
    <w:rsid w:val="00C6696B"/>
    <w:rsid w:val="00C66B0B"/>
    <w:rsid w:val="00C66D44"/>
    <w:rsid w:val="00C66FF1"/>
    <w:rsid w:val="00C67CC2"/>
    <w:rsid w:val="00C67E2F"/>
    <w:rsid w:val="00C70340"/>
    <w:rsid w:val="00C70470"/>
    <w:rsid w:val="00C70B89"/>
    <w:rsid w:val="00C7132D"/>
    <w:rsid w:val="00C715AB"/>
    <w:rsid w:val="00C71911"/>
    <w:rsid w:val="00C725E7"/>
    <w:rsid w:val="00C72C7C"/>
    <w:rsid w:val="00C74277"/>
    <w:rsid w:val="00C74C9E"/>
    <w:rsid w:val="00C7559D"/>
    <w:rsid w:val="00C75A83"/>
    <w:rsid w:val="00C75B7F"/>
    <w:rsid w:val="00C77236"/>
    <w:rsid w:val="00C80349"/>
    <w:rsid w:val="00C80A72"/>
    <w:rsid w:val="00C80CDB"/>
    <w:rsid w:val="00C81053"/>
    <w:rsid w:val="00C8106A"/>
    <w:rsid w:val="00C8150C"/>
    <w:rsid w:val="00C8161C"/>
    <w:rsid w:val="00C81F00"/>
    <w:rsid w:val="00C829D5"/>
    <w:rsid w:val="00C82F74"/>
    <w:rsid w:val="00C83B1D"/>
    <w:rsid w:val="00C83F8B"/>
    <w:rsid w:val="00C842D5"/>
    <w:rsid w:val="00C84689"/>
    <w:rsid w:val="00C84A2C"/>
    <w:rsid w:val="00C84B76"/>
    <w:rsid w:val="00C858F7"/>
    <w:rsid w:val="00C85A26"/>
    <w:rsid w:val="00C86228"/>
    <w:rsid w:val="00C867CC"/>
    <w:rsid w:val="00C87BB6"/>
    <w:rsid w:val="00C87BB7"/>
    <w:rsid w:val="00C87C2E"/>
    <w:rsid w:val="00C90153"/>
    <w:rsid w:val="00C9056A"/>
    <w:rsid w:val="00C90C18"/>
    <w:rsid w:val="00C90D98"/>
    <w:rsid w:val="00C91AB4"/>
    <w:rsid w:val="00C91DEF"/>
    <w:rsid w:val="00C9262E"/>
    <w:rsid w:val="00C929E5"/>
    <w:rsid w:val="00C9486E"/>
    <w:rsid w:val="00C94C81"/>
    <w:rsid w:val="00C952FE"/>
    <w:rsid w:val="00C95446"/>
    <w:rsid w:val="00C9559A"/>
    <w:rsid w:val="00C95F16"/>
    <w:rsid w:val="00C95F17"/>
    <w:rsid w:val="00C965D5"/>
    <w:rsid w:val="00CA05F6"/>
    <w:rsid w:val="00CA14EC"/>
    <w:rsid w:val="00CA18CF"/>
    <w:rsid w:val="00CA248B"/>
    <w:rsid w:val="00CA2F3E"/>
    <w:rsid w:val="00CA30CD"/>
    <w:rsid w:val="00CA30D0"/>
    <w:rsid w:val="00CA3491"/>
    <w:rsid w:val="00CA34D4"/>
    <w:rsid w:val="00CA37D1"/>
    <w:rsid w:val="00CA37E8"/>
    <w:rsid w:val="00CA3F8F"/>
    <w:rsid w:val="00CA458B"/>
    <w:rsid w:val="00CA5A20"/>
    <w:rsid w:val="00CA5F93"/>
    <w:rsid w:val="00CA610E"/>
    <w:rsid w:val="00CA635F"/>
    <w:rsid w:val="00CA6AC6"/>
    <w:rsid w:val="00CA709D"/>
    <w:rsid w:val="00CA77EA"/>
    <w:rsid w:val="00CA794D"/>
    <w:rsid w:val="00CB006F"/>
    <w:rsid w:val="00CB03FC"/>
    <w:rsid w:val="00CB0884"/>
    <w:rsid w:val="00CB0D0F"/>
    <w:rsid w:val="00CB0D3E"/>
    <w:rsid w:val="00CB11CF"/>
    <w:rsid w:val="00CB14BA"/>
    <w:rsid w:val="00CB1D0C"/>
    <w:rsid w:val="00CB239C"/>
    <w:rsid w:val="00CB2CC3"/>
    <w:rsid w:val="00CB310B"/>
    <w:rsid w:val="00CB394E"/>
    <w:rsid w:val="00CB436F"/>
    <w:rsid w:val="00CB5FBD"/>
    <w:rsid w:val="00CB6172"/>
    <w:rsid w:val="00CB6370"/>
    <w:rsid w:val="00CB667F"/>
    <w:rsid w:val="00CB6EAC"/>
    <w:rsid w:val="00CB7012"/>
    <w:rsid w:val="00CB72B0"/>
    <w:rsid w:val="00CB73D0"/>
    <w:rsid w:val="00CB73FC"/>
    <w:rsid w:val="00CB75BD"/>
    <w:rsid w:val="00CB79A5"/>
    <w:rsid w:val="00CB7E1F"/>
    <w:rsid w:val="00CC0690"/>
    <w:rsid w:val="00CC1102"/>
    <w:rsid w:val="00CC121C"/>
    <w:rsid w:val="00CC1CAC"/>
    <w:rsid w:val="00CC1E9C"/>
    <w:rsid w:val="00CC20AE"/>
    <w:rsid w:val="00CC28A1"/>
    <w:rsid w:val="00CC28BE"/>
    <w:rsid w:val="00CC28FC"/>
    <w:rsid w:val="00CC2B64"/>
    <w:rsid w:val="00CC30B3"/>
    <w:rsid w:val="00CC30CA"/>
    <w:rsid w:val="00CC3528"/>
    <w:rsid w:val="00CC3C50"/>
    <w:rsid w:val="00CC3CBB"/>
    <w:rsid w:val="00CC3D73"/>
    <w:rsid w:val="00CC425B"/>
    <w:rsid w:val="00CC51E5"/>
    <w:rsid w:val="00CC5356"/>
    <w:rsid w:val="00CC63F9"/>
    <w:rsid w:val="00CC65F0"/>
    <w:rsid w:val="00CC66ED"/>
    <w:rsid w:val="00CC6A1C"/>
    <w:rsid w:val="00CC6DD3"/>
    <w:rsid w:val="00CC7253"/>
    <w:rsid w:val="00CC7584"/>
    <w:rsid w:val="00CD045F"/>
    <w:rsid w:val="00CD0BBC"/>
    <w:rsid w:val="00CD1080"/>
    <w:rsid w:val="00CD1F43"/>
    <w:rsid w:val="00CD252F"/>
    <w:rsid w:val="00CD2A79"/>
    <w:rsid w:val="00CD309A"/>
    <w:rsid w:val="00CD31D3"/>
    <w:rsid w:val="00CD36F8"/>
    <w:rsid w:val="00CD3C1D"/>
    <w:rsid w:val="00CD3EB6"/>
    <w:rsid w:val="00CD42E8"/>
    <w:rsid w:val="00CD4BD0"/>
    <w:rsid w:val="00CD5B6D"/>
    <w:rsid w:val="00CD5EB4"/>
    <w:rsid w:val="00CD5F88"/>
    <w:rsid w:val="00CD69D3"/>
    <w:rsid w:val="00CD6CA5"/>
    <w:rsid w:val="00CD72F7"/>
    <w:rsid w:val="00CD7430"/>
    <w:rsid w:val="00CD75F8"/>
    <w:rsid w:val="00CD7628"/>
    <w:rsid w:val="00CD7CE3"/>
    <w:rsid w:val="00CE003C"/>
    <w:rsid w:val="00CE0807"/>
    <w:rsid w:val="00CE0A12"/>
    <w:rsid w:val="00CE0E5A"/>
    <w:rsid w:val="00CE127C"/>
    <w:rsid w:val="00CE1816"/>
    <w:rsid w:val="00CE183C"/>
    <w:rsid w:val="00CE1AE4"/>
    <w:rsid w:val="00CE1B13"/>
    <w:rsid w:val="00CE1C83"/>
    <w:rsid w:val="00CE1DB8"/>
    <w:rsid w:val="00CE250B"/>
    <w:rsid w:val="00CE2F65"/>
    <w:rsid w:val="00CE30E9"/>
    <w:rsid w:val="00CE3D75"/>
    <w:rsid w:val="00CE4038"/>
    <w:rsid w:val="00CE4070"/>
    <w:rsid w:val="00CE41C7"/>
    <w:rsid w:val="00CE44BF"/>
    <w:rsid w:val="00CE471D"/>
    <w:rsid w:val="00CE47E9"/>
    <w:rsid w:val="00CE513D"/>
    <w:rsid w:val="00CE5295"/>
    <w:rsid w:val="00CE551B"/>
    <w:rsid w:val="00CE5BFB"/>
    <w:rsid w:val="00CE6243"/>
    <w:rsid w:val="00CE7093"/>
    <w:rsid w:val="00CE7309"/>
    <w:rsid w:val="00CE75DD"/>
    <w:rsid w:val="00CE7662"/>
    <w:rsid w:val="00CE78C8"/>
    <w:rsid w:val="00CF01A8"/>
    <w:rsid w:val="00CF0C62"/>
    <w:rsid w:val="00CF0CEB"/>
    <w:rsid w:val="00CF141F"/>
    <w:rsid w:val="00CF156D"/>
    <w:rsid w:val="00CF17D4"/>
    <w:rsid w:val="00CF1D0F"/>
    <w:rsid w:val="00CF1DC9"/>
    <w:rsid w:val="00CF2196"/>
    <w:rsid w:val="00CF2474"/>
    <w:rsid w:val="00CF254F"/>
    <w:rsid w:val="00CF26E6"/>
    <w:rsid w:val="00CF27AD"/>
    <w:rsid w:val="00CF34EC"/>
    <w:rsid w:val="00CF419C"/>
    <w:rsid w:val="00CF47A5"/>
    <w:rsid w:val="00CF545A"/>
    <w:rsid w:val="00CF5581"/>
    <w:rsid w:val="00CF55E8"/>
    <w:rsid w:val="00CF5BA3"/>
    <w:rsid w:val="00CF5EFC"/>
    <w:rsid w:val="00CF6FAD"/>
    <w:rsid w:val="00CF796D"/>
    <w:rsid w:val="00CF7B70"/>
    <w:rsid w:val="00D00279"/>
    <w:rsid w:val="00D0064C"/>
    <w:rsid w:val="00D006CE"/>
    <w:rsid w:val="00D00FAE"/>
    <w:rsid w:val="00D0164C"/>
    <w:rsid w:val="00D026DE"/>
    <w:rsid w:val="00D02A4A"/>
    <w:rsid w:val="00D02F3D"/>
    <w:rsid w:val="00D043EB"/>
    <w:rsid w:val="00D04417"/>
    <w:rsid w:val="00D05201"/>
    <w:rsid w:val="00D053B7"/>
    <w:rsid w:val="00D05E00"/>
    <w:rsid w:val="00D06529"/>
    <w:rsid w:val="00D0656B"/>
    <w:rsid w:val="00D06982"/>
    <w:rsid w:val="00D06C98"/>
    <w:rsid w:val="00D07170"/>
    <w:rsid w:val="00D07B01"/>
    <w:rsid w:val="00D112CE"/>
    <w:rsid w:val="00D119E1"/>
    <w:rsid w:val="00D11F2B"/>
    <w:rsid w:val="00D123E9"/>
    <w:rsid w:val="00D12664"/>
    <w:rsid w:val="00D12880"/>
    <w:rsid w:val="00D129D9"/>
    <w:rsid w:val="00D13E4C"/>
    <w:rsid w:val="00D141C4"/>
    <w:rsid w:val="00D14A08"/>
    <w:rsid w:val="00D14F2B"/>
    <w:rsid w:val="00D1512E"/>
    <w:rsid w:val="00D15163"/>
    <w:rsid w:val="00D152EA"/>
    <w:rsid w:val="00D1568A"/>
    <w:rsid w:val="00D15B26"/>
    <w:rsid w:val="00D15C46"/>
    <w:rsid w:val="00D16DA7"/>
    <w:rsid w:val="00D17049"/>
    <w:rsid w:val="00D17459"/>
    <w:rsid w:val="00D177D2"/>
    <w:rsid w:val="00D177DA"/>
    <w:rsid w:val="00D20199"/>
    <w:rsid w:val="00D207E5"/>
    <w:rsid w:val="00D20C2F"/>
    <w:rsid w:val="00D21102"/>
    <w:rsid w:val="00D21201"/>
    <w:rsid w:val="00D22393"/>
    <w:rsid w:val="00D22656"/>
    <w:rsid w:val="00D229E1"/>
    <w:rsid w:val="00D22AC6"/>
    <w:rsid w:val="00D22BCB"/>
    <w:rsid w:val="00D22FB6"/>
    <w:rsid w:val="00D2388D"/>
    <w:rsid w:val="00D2439F"/>
    <w:rsid w:val="00D253AC"/>
    <w:rsid w:val="00D25671"/>
    <w:rsid w:val="00D2643F"/>
    <w:rsid w:val="00D266BE"/>
    <w:rsid w:val="00D268D4"/>
    <w:rsid w:val="00D270A9"/>
    <w:rsid w:val="00D278D5"/>
    <w:rsid w:val="00D27D37"/>
    <w:rsid w:val="00D27F53"/>
    <w:rsid w:val="00D27F60"/>
    <w:rsid w:val="00D301B4"/>
    <w:rsid w:val="00D304BC"/>
    <w:rsid w:val="00D308AE"/>
    <w:rsid w:val="00D311A2"/>
    <w:rsid w:val="00D31A92"/>
    <w:rsid w:val="00D32CEB"/>
    <w:rsid w:val="00D3310D"/>
    <w:rsid w:val="00D333D8"/>
    <w:rsid w:val="00D347F9"/>
    <w:rsid w:val="00D34BC8"/>
    <w:rsid w:val="00D35058"/>
    <w:rsid w:val="00D362B2"/>
    <w:rsid w:val="00D36891"/>
    <w:rsid w:val="00D36B79"/>
    <w:rsid w:val="00D37375"/>
    <w:rsid w:val="00D3765D"/>
    <w:rsid w:val="00D37CA3"/>
    <w:rsid w:val="00D40543"/>
    <w:rsid w:val="00D407FA"/>
    <w:rsid w:val="00D42DD0"/>
    <w:rsid w:val="00D437EF"/>
    <w:rsid w:val="00D44970"/>
    <w:rsid w:val="00D45721"/>
    <w:rsid w:val="00D4702C"/>
    <w:rsid w:val="00D471D2"/>
    <w:rsid w:val="00D4776D"/>
    <w:rsid w:val="00D477F8"/>
    <w:rsid w:val="00D47FC2"/>
    <w:rsid w:val="00D5005F"/>
    <w:rsid w:val="00D503E0"/>
    <w:rsid w:val="00D50753"/>
    <w:rsid w:val="00D5176B"/>
    <w:rsid w:val="00D5248A"/>
    <w:rsid w:val="00D52522"/>
    <w:rsid w:val="00D52F96"/>
    <w:rsid w:val="00D53FC6"/>
    <w:rsid w:val="00D5443A"/>
    <w:rsid w:val="00D5542C"/>
    <w:rsid w:val="00D55BB2"/>
    <w:rsid w:val="00D55F0E"/>
    <w:rsid w:val="00D56809"/>
    <w:rsid w:val="00D57AA6"/>
    <w:rsid w:val="00D57C86"/>
    <w:rsid w:val="00D606DE"/>
    <w:rsid w:val="00D61820"/>
    <w:rsid w:val="00D61CC9"/>
    <w:rsid w:val="00D624BB"/>
    <w:rsid w:val="00D62819"/>
    <w:rsid w:val="00D63B8B"/>
    <w:rsid w:val="00D64116"/>
    <w:rsid w:val="00D643CB"/>
    <w:rsid w:val="00D6460A"/>
    <w:rsid w:val="00D64B8A"/>
    <w:rsid w:val="00D65115"/>
    <w:rsid w:val="00D6514F"/>
    <w:rsid w:val="00D6521C"/>
    <w:rsid w:val="00D66251"/>
    <w:rsid w:val="00D6652C"/>
    <w:rsid w:val="00D66644"/>
    <w:rsid w:val="00D66702"/>
    <w:rsid w:val="00D6683D"/>
    <w:rsid w:val="00D66F71"/>
    <w:rsid w:val="00D670E5"/>
    <w:rsid w:val="00D677B7"/>
    <w:rsid w:val="00D67A72"/>
    <w:rsid w:val="00D70791"/>
    <w:rsid w:val="00D70935"/>
    <w:rsid w:val="00D70C0C"/>
    <w:rsid w:val="00D70FDA"/>
    <w:rsid w:val="00D7171D"/>
    <w:rsid w:val="00D71A04"/>
    <w:rsid w:val="00D72339"/>
    <w:rsid w:val="00D72427"/>
    <w:rsid w:val="00D72856"/>
    <w:rsid w:val="00D72887"/>
    <w:rsid w:val="00D72D5F"/>
    <w:rsid w:val="00D72DAA"/>
    <w:rsid w:val="00D72F03"/>
    <w:rsid w:val="00D7303D"/>
    <w:rsid w:val="00D733DA"/>
    <w:rsid w:val="00D73908"/>
    <w:rsid w:val="00D73ABC"/>
    <w:rsid w:val="00D73B30"/>
    <w:rsid w:val="00D73BBD"/>
    <w:rsid w:val="00D74173"/>
    <w:rsid w:val="00D7464C"/>
    <w:rsid w:val="00D74EAC"/>
    <w:rsid w:val="00D75144"/>
    <w:rsid w:val="00D75ADF"/>
    <w:rsid w:val="00D75DE9"/>
    <w:rsid w:val="00D76154"/>
    <w:rsid w:val="00D767B7"/>
    <w:rsid w:val="00D769F0"/>
    <w:rsid w:val="00D76C78"/>
    <w:rsid w:val="00D770B8"/>
    <w:rsid w:val="00D77253"/>
    <w:rsid w:val="00D777DB"/>
    <w:rsid w:val="00D80457"/>
    <w:rsid w:val="00D80640"/>
    <w:rsid w:val="00D8076C"/>
    <w:rsid w:val="00D809A5"/>
    <w:rsid w:val="00D80CC4"/>
    <w:rsid w:val="00D80DDC"/>
    <w:rsid w:val="00D81C2A"/>
    <w:rsid w:val="00D82EB8"/>
    <w:rsid w:val="00D830DE"/>
    <w:rsid w:val="00D83DAA"/>
    <w:rsid w:val="00D84076"/>
    <w:rsid w:val="00D844FA"/>
    <w:rsid w:val="00D8469D"/>
    <w:rsid w:val="00D84B74"/>
    <w:rsid w:val="00D84C49"/>
    <w:rsid w:val="00D861D4"/>
    <w:rsid w:val="00D906A1"/>
    <w:rsid w:val="00D90842"/>
    <w:rsid w:val="00D9234B"/>
    <w:rsid w:val="00D92B23"/>
    <w:rsid w:val="00D95297"/>
    <w:rsid w:val="00D95802"/>
    <w:rsid w:val="00D959F2"/>
    <w:rsid w:val="00D95FF8"/>
    <w:rsid w:val="00D96DB7"/>
    <w:rsid w:val="00D96EC1"/>
    <w:rsid w:val="00D97220"/>
    <w:rsid w:val="00DA080E"/>
    <w:rsid w:val="00DA0DE2"/>
    <w:rsid w:val="00DA0F2E"/>
    <w:rsid w:val="00DA11B9"/>
    <w:rsid w:val="00DA150E"/>
    <w:rsid w:val="00DA15B6"/>
    <w:rsid w:val="00DA16E0"/>
    <w:rsid w:val="00DA1A60"/>
    <w:rsid w:val="00DA1D8A"/>
    <w:rsid w:val="00DA1DED"/>
    <w:rsid w:val="00DA20DC"/>
    <w:rsid w:val="00DA230F"/>
    <w:rsid w:val="00DA2444"/>
    <w:rsid w:val="00DA2912"/>
    <w:rsid w:val="00DA2FD1"/>
    <w:rsid w:val="00DA34A8"/>
    <w:rsid w:val="00DA3693"/>
    <w:rsid w:val="00DA3B7A"/>
    <w:rsid w:val="00DA3DB3"/>
    <w:rsid w:val="00DA3EF2"/>
    <w:rsid w:val="00DA43D2"/>
    <w:rsid w:val="00DA45D3"/>
    <w:rsid w:val="00DA50F5"/>
    <w:rsid w:val="00DA5979"/>
    <w:rsid w:val="00DA6519"/>
    <w:rsid w:val="00DA6649"/>
    <w:rsid w:val="00DA670E"/>
    <w:rsid w:val="00DA73A6"/>
    <w:rsid w:val="00DA7E95"/>
    <w:rsid w:val="00DA7F50"/>
    <w:rsid w:val="00DB048B"/>
    <w:rsid w:val="00DB0A23"/>
    <w:rsid w:val="00DB1B38"/>
    <w:rsid w:val="00DB21E3"/>
    <w:rsid w:val="00DB222F"/>
    <w:rsid w:val="00DB2404"/>
    <w:rsid w:val="00DB25B4"/>
    <w:rsid w:val="00DB2FFF"/>
    <w:rsid w:val="00DB451E"/>
    <w:rsid w:val="00DB474E"/>
    <w:rsid w:val="00DB49BF"/>
    <w:rsid w:val="00DB5020"/>
    <w:rsid w:val="00DB5BD7"/>
    <w:rsid w:val="00DB5F4D"/>
    <w:rsid w:val="00DB691B"/>
    <w:rsid w:val="00DB6C20"/>
    <w:rsid w:val="00DB6EFB"/>
    <w:rsid w:val="00DB7532"/>
    <w:rsid w:val="00DB75DA"/>
    <w:rsid w:val="00DB7843"/>
    <w:rsid w:val="00DB7B88"/>
    <w:rsid w:val="00DB7F0F"/>
    <w:rsid w:val="00DB7F99"/>
    <w:rsid w:val="00DC04D2"/>
    <w:rsid w:val="00DC0B98"/>
    <w:rsid w:val="00DC10EE"/>
    <w:rsid w:val="00DC18B3"/>
    <w:rsid w:val="00DC1D0C"/>
    <w:rsid w:val="00DC208C"/>
    <w:rsid w:val="00DC2143"/>
    <w:rsid w:val="00DC327A"/>
    <w:rsid w:val="00DC353B"/>
    <w:rsid w:val="00DC374C"/>
    <w:rsid w:val="00DC4276"/>
    <w:rsid w:val="00DC4DB4"/>
    <w:rsid w:val="00DC5B79"/>
    <w:rsid w:val="00DC5CCF"/>
    <w:rsid w:val="00DC63BF"/>
    <w:rsid w:val="00DC6AA9"/>
    <w:rsid w:val="00DC6C17"/>
    <w:rsid w:val="00DC712C"/>
    <w:rsid w:val="00DC7354"/>
    <w:rsid w:val="00DC7967"/>
    <w:rsid w:val="00DD0053"/>
    <w:rsid w:val="00DD0A86"/>
    <w:rsid w:val="00DD1321"/>
    <w:rsid w:val="00DD142F"/>
    <w:rsid w:val="00DD15CC"/>
    <w:rsid w:val="00DD19FD"/>
    <w:rsid w:val="00DD24DC"/>
    <w:rsid w:val="00DD2601"/>
    <w:rsid w:val="00DD2BED"/>
    <w:rsid w:val="00DD33D1"/>
    <w:rsid w:val="00DD3C68"/>
    <w:rsid w:val="00DD3E8F"/>
    <w:rsid w:val="00DD48B8"/>
    <w:rsid w:val="00DD4939"/>
    <w:rsid w:val="00DD509C"/>
    <w:rsid w:val="00DD51AE"/>
    <w:rsid w:val="00DD5B9C"/>
    <w:rsid w:val="00DD5BF2"/>
    <w:rsid w:val="00DD5C65"/>
    <w:rsid w:val="00DD5CD2"/>
    <w:rsid w:val="00DD6416"/>
    <w:rsid w:val="00DD6981"/>
    <w:rsid w:val="00DD6D8D"/>
    <w:rsid w:val="00DD7436"/>
    <w:rsid w:val="00DD7459"/>
    <w:rsid w:val="00DD7512"/>
    <w:rsid w:val="00DD770E"/>
    <w:rsid w:val="00DD79DF"/>
    <w:rsid w:val="00DD7C01"/>
    <w:rsid w:val="00DD7D29"/>
    <w:rsid w:val="00DE001B"/>
    <w:rsid w:val="00DE04C2"/>
    <w:rsid w:val="00DE0BB8"/>
    <w:rsid w:val="00DE0D45"/>
    <w:rsid w:val="00DE0DA8"/>
    <w:rsid w:val="00DE0F08"/>
    <w:rsid w:val="00DE1186"/>
    <w:rsid w:val="00DE2ADF"/>
    <w:rsid w:val="00DE2B0F"/>
    <w:rsid w:val="00DE2FB9"/>
    <w:rsid w:val="00DE3797"/>
    <w:rsid w:val="00DE39B7"/>
    <w:rsid w:val="00DE3D59"/>
    <w:rsid w:val="00DE3E83"/>
    <w:rsid w:val="00DE4454"/>
    <w:rsid w:val="00DE5AFB"/>
    <w:rsid w:val="00DE5CDF"/>
    <w:rsid w:val="00DE6B4E"/>
    <w:rsid w:val="00DE7511"/>
    <w:rsid w:val="00DE7617"/>
    <w:rsid w:val="00DE7CA9"/>
    <w:rsid w:val="00DF0A61"/>
    <w:rsid w:val="00DF1373"/>
    <w:rsid w:val="00DF14EA"/>
    <w:rsid w:val="00DF1EC5"/>
    <w:rsid w:val="00DF21DB"/>
    <w:rsid w:val="00DF23D9"/>
    <w:rsid w:val="00DF24EE"/>
    <w:rsid w:val="00DF2946"/>
    <w:rsid w:val="00DF29FB"/>
    <w:rsid w:val="00DF35F7"/>
    <w:rsid w:val="00DF35FC"/>
    <w:rsid w:val="00DF3AB8"/>
    <w:rsid w:val="00DF45A7"/>
    <w:rsid w:val="00DF50B5"/>
    <w:rsid w:val="00DF52C2"/>
    <w:rsid w:val="00DF5A80"/>
    <w:rsid w:val="00DF5D42"/>
    <w:rsid w:val="00DF5D65"/>
    <w:rsid w:val="00DF5EAD"/>
    <w:rsid w:val="00DF60B5"/>
    <w:rsid w:val="00DF6164"/>
    <w:rsid w:val="00DF71DB"/>
    <w:rsid w:val="00DF74BF"/>
    <w:rsid w:val="00DF7862"/>
    <w:rsid w:val="00DF7E1B"/>
    <w:rsid w:val="00E00D80"/>
    <w:rsid w:val="00E01047"/>
    <w:rsid w:val="00E01829"/>
    <w:rsid w:val="00E02F55"/>
    <w:rsid w:val="00E03696"/>
    <w:rsid w:val="00E03BAD"/>
    <w:rsid w:val="00E03C22"/>
    <w:rsid w:val="00E043D7"/>
    <w:rsid w:val="00E050BA"/>
    <w:rsid w:val="00E059A5"/>
    <w:rsid w:val="00E05C94"/>
    <w:rsid w:val="00E05ED8"/>
    <w:rsid w:val="00E06A5E"/>
    <w:rsid w:val="00E06E5C"/>
    <w:rsid w:val="00E07962"/>
    <w:rsid w:val="00E102BC"/>
    <w:rsid w:val="00E108BA"/>
    <w:rsid w:val="00E10948"/>
    <w:rsid w:val="00E10E30"/>
    <w:rsid w:val="00E10F64"/>
    <w:rsid w:val="00E11178"/>
    <w:rsid w:val="00E11330"/>
    <w:rsid w:val="00E11CEF"/>
    <w:rsid w:val="00E121BA"/>
    <w:rsid w:val="00E12363"/>
    <w:rsid w:val="00E12593"/>
    <w:rsid w:val="00E13054"/>
    <w:rsid w:val="00E13411"/>
    <w:rsid w:val="00E13C05"/>
    <w:rsid w:val="00E13D90"/>
    <w:rsid w:val="00E1404F"/>
    <w:rsid w:val="00E14247"/>
    <w:rsid w:val="00E1439B"/>
    <w:rsid w:val="00E14E9F"/>
    <w:rsid w:val="00E157F6"/>
    <w:rsid w:val="00E1664A"/>
    <w:rsid w:val="00E16CBE"/>
    <w:rsid w:val="00E173F6"/>
    <w:rsid w:val="00E200BB"/>
    <w:rsid w:val="00E204FC"/>
    <w:rsid w:val="00E2070D"/>
    <w:rsid w:val="00E20838"/>
    <w:rsid w:val="00E20CDA"/>
    <w:rsid w:val="00E2138D"/>
    <w:rsid w:val="00E216C6"/>
    <w:rsid w:val="00E216CB"/>
    <w:rsid w:val="00E2218D"/>
    <w:rsid w:val="00E22827"/>
    <w:rsid w:val="00E22AE7"/>
    <w:rsid w:val="00E24A83"/>
    <w:rsid w:val="00E24ADF"/>
    <w:rsid w:val="00E25569"/>
    <w:rsid w:val="00E258C6"/>
    <w:rsid w:val="00E2600D"/>
    <w:rsid w:val="00E26062"/>
    <w:rsid w:val="00E26B6A"/>
    <w:rsid w:val="00E26BFA"/>
    <w:rsid w:val="00E26F1C"/>
    <w:rsid w:val="00E27EA8"/>
    <w:rsid w:val="00E301B3"/>
    <w:rsid w:val="00E309D0"/>
    <w:rsid w:val="00E314F4"/>
    <w:rsid w:val="00E31F15"/>
    <w:rsid w:val="00E320EB"/>
    <w:rsid w:val="00E327D9"/>
    <w:rsid w:val="00E329CB"/>
    <w:rsid w:val="00E32ABD"/>
    <w:rsid w:val="00E32BA9"/>
    <w:rsid w:val="00E33397"/>
    <w:rsid w:val="00E3353E"/>
    <w:rsid w:val="00E3412B"/>
    <w:rsid w:val="00E34F4F"/>
    <w:rsid w:val="00E357BB"/>
    <w:rsid w:val="00E35AB8"/>
    <w:rsid w:val="00E35C3F"/>
    <w:rsid w:val="00E36B51"/>
    <w:rsid w:val="00E3737B"/>
    <w:rsid w:val="00E37868"/>
    <w:rsid w:val="00E37B18"/>
    <w:rsid w:val="00E37C6B"/>
    <w:rsid w:val="00E401A7"/>
    <w:rsid w:val="00E402CC"/>
    <w:rsid w:val="00E40796"/>
    <w:rsid w:val="00E40B5D"/>
    <w:rsid w:val="00E411EB"/>
    <w:rsid w:val="00E41C77"/>
    <w:rsid w:val="00E42115"/>
    <w:rsid w:val="00E42660"/>
    <w:rsid w:val="00E426D2"/>
    <w:rsid w:val="00E434BC"/>
    <w:rsid w:val="00E43917"/>
    <w:rsid w:val="00E441E4"/>
    <w:rsid w:val="00E443E7"/>
    <w:rsid w:val="00E44BE6"/>
    <w:rsid w:val="00E44F88"/>
    <w:rsid w:val="00E4593D"/>
    <w:rsid w:val="00E45C29"/>
    <w:rsid w:val="00E45ECC"/>
    <w:rsid w:val="00E4610D"/>
    <w:rsid w:val="00E467B5"/>
    <w:rsid w:val="00E47086"/>
    <w:rsid w:val="00E47883"/>
    <w:rsid w:val="00E50158"/>
    <w:rsid w:val="00E5045F"/>
    <w:rsid w:val="00E507A5"/>
    <w:rsid w:val="00E523A5"/>
    <w:rsid w:val="00E5285E"/>
    <w:rsid w:val="00E53784"/>
    <w:rsid w:val="00E5472B"/>
    <w:rsid w:val="00E54CA4"/>
    <w:rsid w:val="00E54E85"/>
    <w:rsid w:val="00E5624B"/>
    <w:rsid w:val="00E56E93"/>
    <w:rsid w:val="00E571FD"/>
    <w:rsid w:val="00E575DD"/>
    <w:rsid w:val="00E579B4"/>
    <w:rsid w:val="00E602D5"/>
    <w:rsid w:val="00E6033E"/>
    <w:rsid w:val="00E60493"/>
    <w:rsid w:val="00E60F99"/>
    <w:rsid w:val="00E6281F"/>
    <w:rsid w:val="00E62D73"/>
    <w:rsid w:val="00E634DC"/>
    <w:rsid w:val="00E6392F"/>
    <w:rsid w:val="00E642AF"/>
    <w:rsid w:val="00E651BE"/>
    <w:rsid w:val="00E652BD"/>
    <w:rsid w:val="00E65B93"/>
    <w:rsid w:val="00E662CC"/>
    <w:rsid w:val="00E66504"/>
    <w:rsid w:val="00E669A9"/>
    <w:rsid w:val="00E674DC"/>
    <w:rsid w:val="00E67673"/>
    <w:rsid w:val="00E6798F"/>
    <w:rsid w:val="00E7089A"/>
    <w:rsid w:val="00E70D2C"/>
    <w:rsid w:val="00E71F7A"/>
    <w:rsid w:val="00E7234D"/>
    <w:rsid w:val="00E72355"/>
    <w:rsid w:val="00E72A07"/>
    <w:rsid w:val="00E72D95"/>
    <w:rsid w:val="00E73105"/>
    <w:rsid w:val="00E73175"/>
    <w:rsid w:val="00E745AB"/>
    <w:rsid w:val="00E7461F"/>
    <w:rsid w:val="00E74FD5"/>
    <w:rsid w:val="00E752AB"/>
    <w:rsid w:val="00E752ED"/>
    <w:rsid w:val="00E7552C"/>
    <w:rsid w:val="00E75AB4"/>
    <w:rsid w:val="00E76D21"/>
    <w:rsid w:val="00E76DA0"/>
    <w:rsid w:val="00E77822"/>
    <w:rsid w:val="00E77B1F"/>
    <w:rsid w:val="00E77E50"/>
    <w:rsid w:val="00E77FB4"/>
    <w:rsid w:val="00E8001F"/>
    <w:rsid w:val="00E800D6"/>
    <w:rsid w:val="00E80411"/>
    <w:rsid w:val="00E80705"/>
    <w:rsid w:val="00E808B4"/>
    <w:rsid w:val="00E80A67"/>
    <w:rsid w:val="00E81793"/>
    <w:rsid w:val="00E820A0"/>
    <w:rsid w:val="00E82815"/>
    <w:rsid w:val="00E82F4F"/>
    <w:rsid w:val="00E831BC"/>
    <w:rsid w:val="00E834B6"/>
    <w:rsid w:val="00E839D4"/>
    <w:rsid w:val="00E83B9A"/>
    <w:rsid w:val="00E83E28"/>
    <w:rsid w:val="00E844EF"/>
    <w:rsid w:val="00E84533"/>
    <w:rsid w:val="00E851D9"/>
    <w:rsid w:val="00E85467"/>
    <w:rsid w:val="00E8561E"/>
    <w:rsid w:val="00E869DC"/>
    <w:rsid w:val="00E86D8F"/>
    <w:rsid w:val="00E87694"/>
    <w:rsid w:val="00E878E0"/>
    <w:rsid w:val="00E87B94"/>
    <w:rsid w:val="00E902F0"/>
    <w:rsid w:val="00E9174A"/>
    <w:rsid w:val="00E919BC"/>
    <w:rsid w:val="00E91C0D"/>
    <w:rsid w:val="00E92662"/>
    <w:rsid w:val="00E929A0"/>
    <w:rsid w:val="00E92C3C"/>
    <w:rsid w:val="00E935F1"/>
    <w:rsid w:val="00E9371C"/>
    <w:rsid w:val="00E9490D"/>
    <w:rsid w:val="00E94AAB"/>
    <w:rsid w:val="00E96177"/>
    <w:rsid w:val="00E9629F"/>
    <w:rsid w:val="00E97324"/>
    <w:rsid w:val="00E973E7"/>
    <w:rsid w:val="00E974F8"/>
    <w:rsid w:val="00E97892"/>
    <w:rsid w:val="00E979DC"/>
    <w:rsid w:val="00EA0DE0"/>
    <w:rsid w:val="00EA0F7C"/>
    <w:rsid w:val="00EA12F4"/>
    <w:rsid w:val="00EA1427"/>
    <w:rsid w:val="00EA15F1"/>
    <w:rsid w:val="00EA1E0E"/>
    <w:rsid w:val="00EA2252"/>
    <w:rsid w:val="00EA2437"/>
    <w:rsid w:val="00EA2A97"/>
    <w:rsid w:val="00EA30AD"/>
    <w:rsid w:val="00EA32F4"/>
    <w:rsid w:val="00EA349C"/>
    <w:rsid w:val="00EA34D1"/>
    <w:rsid w:val="00EA38B3"/>
    <w:rsid w:val="00EA41E0"/>
    <w:rsid w:val="00EA438F"/>
    <w:rsid w:val="00EA447D"/>
    <w:rsid w:val="00EA4635"/>
    <w:rsid w:val="00EA4B03"/>
    <w:rsid w:val="00EA4D82"/>
    <w:rsid w:val="00EA507E"/>
    <w:rsid w:val="00EA671C"/>
    <w:rsid w:val="00EA71AC"/>
    <w:rsid w:val="00EA73F2"/>
    <w:rsid w:val="00EA788F"/>
    <w:rsid w:val="00EA79B8"/>
    <w:rsid w:val="00EA7BB8"/>
    <w:rsid w:val="00EA7CE0"/>
    <w:rsid w:val="00EA7D87"/>
    <w:rsid w:val="00EB0317"/>
    <w:rsid w:val="00EB03BE"/>
    <w:rsid w:val="00EB0844"/>
    <w:rsid w:val="00EB0D7F"/>
    <w:rsid w:val="00EB158D"/>
    <w:rsid w:val="00EB164F"/>
    <w:rsid w:val="00EB1878"/>
    <w:rsid w:val="00EB1945"/>
    <w:rsid w:val="00EB1C7E"/>
    <w:rsid w:val="00EB225B"/>
    <w:rsid w:val="00EB2389"/>
    <w:rsid w:val="00EB2471"/>
    <w:rsid w:val="00EB275C"/>
    <w:rsid w:val="00EB2C55"/>
    <w:rsid w:val="00EB327E"/>
    <w:rsid w:val="00EB3493"/>
    <w:rsid w:val="00EB353F"/>
    <w:rsid w:val="00EB3833"/>
    <w:rsid w:val="00EB4B53"/>
    <w:rsid w:val="00EB4BBF"/>
    <w:rsid w:val="00EB5132"/>
    <w:rsid w:val="00EB5943"/>
    <w:rsid w:val="00EB5B95"/>
    <w:rsid w:val="00EB5DDA"/>
    <w:rsid w:val="00EB651E"/>
    <w:rsid w:val="00EB66F0"/>
    <w:rsid w:val="00EC06A1"/>
    <w:rsid w:val="00EC0A58"/>
    <w:rsid w:val="00EC0BDD"/>
    <w:rsid w:val="00EC1344"/>
    <w:rsid w:val="00EC14CB"/>
    <w:rsid w:val="00EC2086"/>
    <w:rsid w:val="00EC29E6"/>
    <w:rsid w:val="00EC3452"/>
    <w:rsid w:val="00EC36D6"/>
    <w:rsid w:val="00EC371B"/>
    <w:rsid w:val="00EC37F3"/>
    <w:rsid w:val="00EC3A5C"/>
    <w:rsid w:val="00EC4008"/>
    <w:rsid w:val="00EC411D"/>
    <w:rsid w:val="00EC43B9"/>
    <w:rsid w:val="00EC4575"/>
    <w:rsid w:val="00EC54C0"/>
    <w:rsid w:val="00EC60C3"/>
    <w:rsid w:val="00EC63D1"/>
    <w:rsid w:val="00EC75C4"/>
    <w:rsid w:val="00EC796C"/>
    <w:rsid w:val="00ED05E5"/>
    <w:rsid w:val="00ED0C0C"/>
    <w:rsid w:val="00ED1806"/>
    <w:rsid w:val="00ED2050"/>
    <w:rsid w:val="00ED2106"/>
    <w:rsid w:val="00ED2D02"/>
    <w:rsid w:val="00ED377F"/>
    <w:rsid w:val="00ED3A63"/>
    <w:rsid w:val="00ED3DB2"/>
    <w:rsid w:val="00ED4512"/>
    <w:rsid w:val="00ED485D"/>
    <w:rsid w:val="00ED4C3F"/>
    <w:rsid w:val="00ED4D21"/>
    <w:rsid w:val="00ED5761"/>
    <w:rsid w:val="00ED585A"/>
    <w:rsid w:val="00ED5BCD"/>
    <w:rsid w:val="00ED5E00"/>
    <w:rsid w:val="00ED6518"/>
    <w:rsid w:val="00ED659B"/>
    <w:rsid w:val="00ED7073"/>
    <w:rsid w:val="00EE05C3"/>
    <w:rsid w:val="00EE0F70"/>
    <w:rsid w:val="00EE2084"/>
    <w:rsid w:val="00EE2580"/>
    <w:rsid w:val="00EE2965"/>
    <w:rsid w:val="00EE2B40"/>
    <w:rsid w:val="00EE338A"/>
    <w:rsid w:val="00EE3AEF"/>
    <w:rsid w:val="00EE3B3B"/>
    <w:rsid w:val="00EE3E6A"/>
    <w:rsid w:val="00EE40EC"/>
    <w:rsid w:val="00EE4667"/>
    <w:rsid w:val="00EE46BD"/>
    <w:rsid w:val="00EE49DB"/>
    <w:rsid w:val="00EE49F2"/>
    <w:rsid w:val="00EE4A1F"/>
    <w:rsid w:val="00EE4DFB"/>
    <w:rsid w:val="00EE61EA"/>
    <w:rsid w:val="00EE63BD"/>
    <w:rsid w:val="00EE68A5"/>
    <w:rsid w:val="00EE79B5"/>
    <w:rsid w:val="00EE7F75"/>
    <w:rsid w:val="00EF0383"/>
    <w:rsid w:val="00EF03C1"/>
    <w:rsid w:val="00EF0858"/>
    <w:rsid w:val="00EF0A3F"/>
    <w:rsid w:val="00EF0AF2"/>
    <w:rsid w:val="00EF0DA0"/>
    <w:rsid w:val="00EF0E3C"/>
    <w:rsid w:val="00EF104D"/>
    <w:rsid w:val="00EF1200"/>
    <w:rsid w:val="00EF164E"/>
    <w:rsid w:val="00EF1809"/>
    <w:rsid w:val="00EF1962"/>
    <w:rsid w:val="00EF1FB2"/>
    <w:rsid w:val="00EF2AC5"/>
    <w:rsid w:val="00EF2BC2"/>
    <w:rsid w:val="00EF3AB4"/>
    <w:rsid w:val="00EF3BD9"/>
    <w:rsid w:val="00EF3C8A"/>
    <w:rsid w:val="00EF3F93"/>
    <w:rsid w:val="00EF5BC1"/>
    <w:rsid w:val="00EF6926"/>
    <w:rsid w:val="00EF7725"/>
    <w:rsid w:val="00EF77E8"/>
    <w:rsid w:val="00EF7CDB"/>
    <w:rsid w:val="00EF7DEE"/>
    <w:rsid w:val="00F0038A"/>
    <w:rsid w:val="00F012CD"/>
    <w:rsid w:val="00F01388"/>
    <w:rsid w:val="00F019CF"/>
    <w:rsid w:val="00F01CB2"/>
    <w:rsid w:val="00F01DDC"/>
    <w:rsid w:val="00F02027"/>
    <w:rsid w:val="00F02375"/>
    <w:rsid w:val="00F0263D"/>
    <w:rsid w:val="00F02A5C"/>
    <w:rsid w:val="00F03785"/>
    <w:rsid w:val="00F0383F"/>
    <w:rsid w:val="00F03BBE"/>
    <w:rsid w:val="00F050E4"/>
    <w:rsid w:val="00F05335"/>
    <w:rsid w:val="00F0578F"/>
    <w:rsid w:val="00F058D8"/>
    <w:rsid w:val="00F0676C"/>
    <w:rsid w:val="00F071CC"/>
    <w:rsid w:val="00F10155"/>
    <w:rsid w:val="00F102A3"/>
    <w:rsid w:val="00F103E8"/>
    <w:rsid w:val="00F105C6"/>
    <w:rsid w:val="00F10DE6"/>
    <w:rsid w:val="00F11816"/>
    <w:rsid w:val="00F12B4A"/>
    <w:rsid w:val="00F13212"/>
    <w:rsid w:val="00F132C4"/>
    <w:rsid w:val="00F13E9A"/>
    <w:rsid w:val="00F13EC5"/>
    <w:rsid w:val="00F140F3"/>
    <w:rsid w:val="00F14126"/>
    <w:rsid w:val="00F152D2"/>
    <w:rsid w:val="00F15839"/>
    <w:rsid w:val="00F1642D"/>
    <w:rsid w:val="00F1665F"/>
    <w:rsid w:val="00F166DA"/>
    <w:rsid w:val="00F16947"/>
    <w:rsid w:val="00F16A8D"/>
    <w:rsid w:val="00F16B12"/>
    <w:rsid w:val="00F16C37"/>
    <w:rsid w:val="00F172AE"/>
    <w:rsid w:val="00F17697"/>
    <w:rsid w:val="00F179C2"/>
    <w:rsid w:val="00F17C1F"/>
    <w:rsid w:val="00F17F5A"/>
    <w:rsid w:val="00F2075D"/>
    <w:rsid w:val="00F20B4B"/>
    <w:rsid w:val="00F20B64"/>
    <w:rsid w:val="00F20F27"/>
    <w:rsid w:val="00F21A41"/>
    <w:rsid w:val="00F21B28"/>
    <w:rsid w:val="00F21C33"/>
    <w:rsid w:val="00F22284"/>
    <w:rsid w:val="00F222A2"/>
    <w:rsid w:val="00F22EFB"/>
    <w:rsid w:val="00F2381A"/>
    <w:rsid w:val="00F244B9"/>
    <w:rsid w:val="00F24698"/>
    <w:rsid w:val="00F248E0"/>
    <w:rsid w:val="00F24F77"/>
    <w:rsid w:val="00F25052"/>
    <w:rsid w:val="00F2530B"/>
    <w:rsid w:val="00F25373"/>
    <w:rsid w:val="00F253D7"/>
    <w:rsid w:val="00F25A26"/>
    <w:rsid w:val="00F25F68"/>
    <w:rsid w:val="00F27862"/>
    <w:rsid w:val="00F278EB"/>
    <w:rsid w:val="00F3019A"/>
    <w:rsid w:val="00F301FA"/>
    <w:rsid w:val="00F302EB"/>
    <w:rsid w:val="00F30873"/>
    <w:rsid w:val="00F31290"/>
    <w:rsid w:val="00F31BA8"/>
    <w:rsid w:val="00F31D70"/>
    <w:rsid w:val="00F32766"/>
    <w:rsid w:val="00F32CF6"/>
    <w:rsid w:val="00F32D1F"/>
    <w:rsid w:val="00F334C8"/>
    <w:rsid w:val="00F33A96"/>
    <w:rsid w:val="00F33E53"/>
    <w:rsid w:val="00F341E9"/>
    <w:rsid w:val="00F34266"/>
    <w:rsid w:val="00F34B1F"/>
    <w:rsid w:val="00F34ED4"/>
    <w:rsid w:val="00F35389"/>
    <w:rsid w:val="00F3573C"/>
    <w:rsid w:val="00F35C86"/>
    <w:rsid w:val="00F35FEB"/>
    <w:rsid w:val="00F364F6"/>
    <w:rsid w:val="00F367D9"/>
    <w:rsid w:val="00F36B23"/>
    <w:rsid w:val="00F36CE9"/>
    <w:rsid w:val="00F373C7"/>
    <w:rsid w:val="00F373D2"/>
    <w:rsid w:val="00F37508"/>
    <w:rsid w:val="00F37D6E"/>
    <w:rsid w:val="00F37F17"/>
    <w:rsid w:val="00F40B9E"/>
    <w:rsid w:val="00F40C24"/>
    <w:rsid w:val="00F4148C"/>
    <w:rsid w:val="00F414CA"/>
    <w:rsid w:val="00F419EE"/>
    <w:rsid w:val="00F41A88"/>
    <w:rsid w:val="00F41F91"/>
    <w:rsid w:val="00F422C4"/>
    <w:rsid w:val="00F422DD"/>
    <w:rsid w:val="00F42AF4"/>
    <w:rsid w:val="00F4311B"/>
    <w:rsid w:val="00F4368D"/>
    <w:rsid w:val="00F43A8C"/>
    <w:rsid w:val="00F43B21"/>
    <w:rsid w:val="00F43CF5"/>
    <w:rsid w:val="00F43E3E"/>
    <w:rsid w:val="00F43EFC"/>
    <w:rsid w:val="00F4415E"/>
    <w:rsid w:val="00F44224"/>
    <w:rsid w:val="00F445A9"/>
    <w:rsid w:val="00F4470B"/>
    <w:rsid w:val="00F44743"/>
    <w:rsid w:val="00F44B87"/>
    <w:rsid w:val="00F44CA1"/>
    <w:rsid w:val="00F44E22"/>
    <w:rsid w:val="00F44F69"/>
    <w:rsid w:val="00F45DEF"/>
    <w:rsid w:val="00F464FC"/>
    <w:rsid w:val="00F467D7"/>
    <w:rsid w:val="00F472C9"/>
    <w:rsid w:val="00F47464"/>
    <w:rsid w:val="00F5042C"/>
    <w:rsid w:val="00F51614"/>
    <w:rsid w:val="00F51992"/>
    <w:rsid w:val="00F51C73"/>
    <w:rsid w:val="00F51ECF"/>
    <w:rsid w:val="00F52480"/>
    <w:rsid w:val="00F52B9E"/>
    <w:rsid w:val="00F535D9"/>
    <w:rsid w:val="00F5384E"/>
    <w:rsid w:val="00F53B50"/>
    <w:rsid w:val="00F53EC4"/>
    <w:rsid w:val="00F53FFF"/>
    <w:rsid w:val="00F54132"/>
    <w:rsid w:val="00F54311"/>
    <w:rsid w:val="00F5493E"/>
    <w:rsid w:val="00F54A37"/>
    <w:rsid w:val="00F54BA6"/>
    <w:rsid w:val="00F54F03"/>
    <w:rsid w:val="00F5529C"/>
    <w:rsid w:val="00F55451"/>
    <w:rsid w:val="00F55857"/>
    <w:rsid w:val="00F562BE"/>
    <w:rsid w:val="00F56449"/>
    <w:rsid w:val="00F5690C"/>
    <w:rsid w:val="00F56F62"/>
    <w:rsid w:val="00F60411"/>
    <w:rsid w:val="00F60D41"/>
    <w:rsid w:val="00F61040"/>
    <w:rsid w:val="00F613A2"/>
    <w:rsid w:val="00F613B7"/>
    <w:rsid w:val="00F616EB"/>
    <w:rsid w:val="00F6175E"/>
    <w:rsid w:val="00F6197E"/>
    <w:rsid w:val="00F619DB"/>
    <w:rsid w:val="00F61C16"/>
    <w:rsid w:val="00F62347"/>
    <w:rsid w:val="00F62AA1"/>
    <w:rsid w:val="00F62DC8"/>
    <w:rsid w:val="00F62EC0"/>
    <w:rsid w:val="00F634B2"/>
    <w:rsid w:val="00F63657"/>
    <w:rsid w:val="00F6425E"/>
    <w:rsid w:val="00F64505"/>
    <w:rsid w:val="00F64BF7"/>
    <w:rsid w:val="00F64C89"/>
    <w:rsid w:val="00F655D0"/>
    <w:rsid w:val="00F65C07"/>
    <w:rsid w:val="00F65C0C"/>
    <w:rsid w:val="00F65FFE"/>
    <w:rsid w:val="00F66767"/>
    <w:rsid w:val="00F701EE"/>
    <w:rsid w:val="00F70856"/>
    <w:rsid w:val="00F717AE"/>
    <w:rsid w:val="00F71B85"/>
    <w:rsid w:val="00F71D0A"/>
    <w:rsid w:val="00F740D3"/>
    <w:rsid w:val="00F74421"/>
    <w:rsid w:val="00F74A6D"/>
    <w:rsid w:val="00F75010"/>
    <w:rsid w:val="00F759DF"/>
    <w:rsid w:val="00F7673E"/>
    <w:rsid w:val="00F76A58"/>
    <w:rsid w:val="00F76FDD"/>
    <w:rsid w:val="00F77230"/>
    <w:rsid w:val="00F77967"/>
    <w:rsid w:val="00F779A4"/>
    <w:rsid w:val="00F80062"/>
    <w:rsid w:val="00F800C1"/>
    <w:rsid w:val="00F802CC"/>
    <w:rsid w:val="00F8071F"/>
    <w:rsid w:val="00F80FC1"/>
    <w:rsid w:val="00F81170"/>
    <w:rsid w:val="00F812D2"/>
    <w:rsid w:val="00F81474"/>
    <w:rsid w:val="00F814CF"/>
    <w:rsid w:val="00F8267C"/>
    <w:rsid w:val="00F82683"/>
    <w:rsid w:val="00F82EC2"/>
    <w:rsid w:val="00F82EC7"/>
    <w:rsid w:val="00F83039"/>
    <w:rsid w:val="00F83B47"/>
    <w:rsid w:val="00F83C8C"/>
    <w:rsid w:val="00F8439E"/>
    <w:rsid w:val="00F855C2"/>
    <w:rsid w:val="00F8591A"/>
    <w:rsid w:val="00F85D9C"/>
    <w:rsid w:val="00F867BC"/>
    <w:rsid w:val="00F86EE0"/>
    <w:rsid w:val="00F8700A"/>
    <w:rsid w:val="00F87A48"/>
    <w:rsid w:val="00F87C8B"/>
    <w:rsid w:val="00F87FE4"/>
    <w:rsid w:val="00F9014C"/>
    <w:rsid w:val="00F90945"/>
    <w:rsid w:val="00F91336"/>
    <w:rsid w:val="00F91B26"/>
    <w:rsid w:val="00F91D1F"/>
    <w:rsid w:val="00F91E06"/>
    <w:rsid w:val="00F92508"/>
    <w:rsid w:val="00F93445"/>
    <w:rsid w:val="00F938F1"/>
    <w:rsid w:val="00F94638"/>
    <w:rsid w:val="00F94F01"/>
    <w:rsid w:val="00F94F03"/>
    <w:rsid w:val="00F950F2"/>
    <w:rsid w:val="00F95108"/>
    <w:rsid w:val="00F96638"/>
    <w:rsid w:val="00F966A8"/>
    <w:rsid w:val="00F9744D"/>
    <w:rsid w:val="00FA0C1E"/>
    <w:rsid w:val="00FA1C36"/>
    <w:rsid w:val="00FA2408"/>
    <w:rsid w:val="00FA29A1"/>
    <w:rsid w:val="00FA2A4E"/>
    <w:rsid w:val="00FA2CBD"/>
    <w:rsid w:val="00FA30D2"/>
    <w:rsid w:val="00FA32AA"/>
    <w:rsid w:val="00FA38FA"/>
    <w:rsid w:val="00FA3910"/>
    <w:rsid w:val="00FA3C45"/>
    <w:rsid w:val="00FA40B0"/>
    <w:rsid w:val="00FA500F"/>
    <w:rsid w:val="00FA5891"/>
    <w:rsid w:val="00FA5BDD"/>
    <w:rsid w:val="00FA6C13"/>
    <w:rsid w:val="00FA772C"/>
    <w:rsid w:val="00FB04E3"/>
    <w:rsid w:val="00FB07D4"/>
    <w:rsid w:val="00FB0BA0"/>
    <w:rsid w:val="00FB0E55"/>
    <w:rsid w:val="00FB148A"/>
    <w:rsid w:val="00FB1491"/>
    <w:rsid w:val="00FB1D04"/>
    <w:rsid w:val="00FB1E96"/>
    <w:rsid w:val="00FB2156"/>
    <w:rsid w:val="00FB287A"/>
    <w:rsid w:val="00FB297D"/>
    <w:rsid w:val="00FB3474"/>
    <w:rsid w:val="00FB40D9"/>
    <w:rsid w:val="00FB418C"/>
    <w:rsid w:val="00FB4EFE"/>
    <w:rsid w:val="00FB5221"/>
    <w:rsid w:val="00FB5402"/>
    <w:rsid w:val="00FB57BA"/>
    <w:rsid w:val="00FB58AC"/>
    <w:rsid w:val="00FB5AA3"/>
    <w:rsid w:val="00FB5ED8"/>
    <w:rsid w:val="00FB67B2"/>
    <w:rsid w:val="00FB6B56"/>
    <w:rsid w:val="00FB71C4"/>
    <w:rsid w:val="00FB764F"/>
    <w:rsid w:val="00FB7BA7"/>
    <w:rsid w:val="00FC02D1"/>
    <w:rsid w:val="00FC1064"/>
    <w:rsid w:val="00FC2E6A"/>
    <w:rsid w:val="00FC2FD5"/>
    <w:rsid w:val="00FC321D"/>
    <w:rsid w:val="00FC37EE"/>
    <w:rsid w:val="00FC39F0"/>
    <w:rsid w:val="00FC3A09"/>
    <w:rsid w:val="00FC3C46"/>
    <w:rsid w:val="00FC4D3A"/>
    <w:rsid w:val="00FC508D"/>
    <w:rsid w:val="00FC5342"/>
    <w:rsid w:val="00FC5C44"/>
    <w:rsid w:val="00FC5C68"/>
    <w:rsid w:val="00FC5D64"/>
    <w:rsid w:val="00FC645B"/>
    <w:rsid w:val="00FC66A9"/>
    <w:rsid w:val="00FC67AB"/>
    <w:rsid w:val="00FC6A6B"/>
    <w:rsid w:val="00FC6BF9"/>
    <w:rsid w:val="00FC6F97"/>
    <w:rsid w:val="00FC7322"/>
    <w:rsid w:val="00FC790A"/>
    <w:rsid w:val="00FC7A5E"/>
    <w:rsid w:val="00FD0375"/>
    <w:rsid w:val="00FD0C5C"/>
    <w:rsid w:val="00FD185B"/>
    <w:rsid w:val="00FD1B62"/>
    <w:rsid w:val="00FD1C3F"/>
    <w:rsid w:val="00FD2219"/>
    <w:rsid w:val="00FD221A"/>
    <w:rsid w:val="00FD24C0"/>
    <w:rsid w:val="00FD2663"/>
    <w:rsid w:val="00FD34F0"/>
    <w:rsid w:val="00FD3503"/>
    <w:rsid w:val="00FD3C7D"/>
    <w:rsid w:val="00FD40E1"/>
    <w:rsid w:val="00FD4116"/>
    <w:rsid w:val="00FD443A"/>
    <w:rsid w:val="00FD4603"/>
    <w:rsid w:val="00FD4B40"/>
    <w:rsid w:val="00FD5844"/>
    <w:rsid w:val="00FD5E17"/>
    <w:rsid w:val="00FD68F6"/>
    <w:rsid w:val="00FD6C9C"/>
    <w:rsid w:val="00FE0C7F"/>
    <w:rsid w:val="00FE1077"/>
    <w:rsid w:val="00FE1919"/>
    <w:rsid w:val="00FE1F46"/>
    <w:rsid w:val="00FE2F3F"/>
    <w:rsid w:val="00FE3D73"/>
    <w:rsid w:val="00FE4B27"/>
    <w:rsid w:val="00FE5178"/>
    <w:rsid w:val="00FE581D"/>
    <w:rsid w:val="00FE6471"/>
    <w:rsid w:val="00FE68A6"/>
    <w:rsid w:val="00FE6B97"/>
    <w:rsid w:val="00FE6F1B"/>
    <w:rsid w:val="00FE7135"/>
    <w:rsid w:val="00FE78A8"/>
    <w:rsid w:val="00FE7A88"/>
    <w:rsid w:val="00FE7AA8"/>
    <w:rsid w:val="00FE7E38"/>
    <w:rsid w:val="00FF0435"/>
    <w:rsid w:val="00FF1027"/>
    <w:rsid w:val="00FF1053"/>
    <w:rsid w:val="00FF12AC"/>
    <w:rsid w:val="00FF1964"/>
    <w:rsid w:val="00FF25CD"/>
    <w:rsid w:val="00FF2708"/>
    <w:rsid w:val="00FF2C3A"/>
    <w:rsid w:val="00FF2DC0"/>
    <w:rsid w:val="00FF4443"/>
    <w:rsid w:val="00FF4CCD"/>
    <w:rsid w:val="00FF4D11"/>
    <w:rsid w:val="00FF500D"/>
    <w:rsid w:val="00FF591B"/>
    <w:rsid w:val="00FF5D02"/>
    <w:rsid w:val="00FF61A5"/>
    <w:rsid w:val="00FF6216"/>
    <w:rsid w:val="00FF652E"/>
    <w:rsid w:val="00FF6770"/>
    <w:rsid w:val="00FF75EF"/>
    <w:rsid w:val="00FF7AB8"/>
    <w:rsid w:val="00FF7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86C1B"/>
  <w15:chartTrackingRefBased/>
  <w15:docId w15:val="{4F23B18B-DB7B-49CE-8F83-B2AB2B91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A04"/>
    <w:pPr>
      <w:spacing w:after="0" w:line="240" w:lineRule="auto"/>
    </w:pPr>
    <w:rPr>
      <w:rFonts w:ascii="Times New Roman" w:eastAsia="SimSun" w:hAnsi="Times New Roman" w:cs="Times New Roman"/>
      <w:kern w:val="0"/>
      <w:sz w:val="20"/>
      <w:szCs w:val="20"/>
      <w:lang w:eastAsia="en-US"/>
    </w:rPr>
  </w:style>
  <w:style w:type="paragraph" w:styleId="Heading1">
    <w:name w:val="heading 1"/>
    <w:basedOn w:val="Normal"/>
    <w:link w:val="Heading1Char"/>
    <w:uiPriority w:val="9"/>
    <w:qFormat/>
    <w:rsid w:val="0085287C"/>
    <w:pPr>
      <w:spacing w:before="100" w:beforeAutospacing="1" w:after="100" w:afterAutospacing="1" w:line="264" w:lineRule="atLeast"/>
      <w:outlineLvl w:val="0"/>
    </w:pPr>
    <w:rPr>
      <w:rFonts w:eastAsia="Times New Roman"/>
      <w:b/>
      <w:bCs/>
      <w:kern w:val="36"/>
      <w:sz w:val="36"/>
      <w:szCs w:val="36"/>
    </w:rPr>
  </w:style>
  <w:style w:type="paragraph" w:styleId="Heading2">
    <w:name w:val="heading 2"/>
    <w:basedOn w:val="Normal"/>
    <w:next w:val="Normal"/>
    <w:link w:val="Heading2Char"/>
    <w:uiPriority w:val="9"/>
    <w:semiHidden/>
    <w:unhideWhenUsed/>
    <w:qFormat/>
    <w:rsid w:val="00315D6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5287C"/>
    <w:pPr>
      <w:keepNext/>
      <w:spacing w:before="240" w:after="60"/>
      <w:outlineLvl w:val="2"/>
    </w:pPr>
    <w:rPr>
      <w:rFonts w:ascii="Calibri Light" w:eastAsia="DengXian Light" w:hAnsi="Calibri Light"/>
      <w:b/>
      <w:bCs/>
      <w:sz w:val="26"/>
      <w:szCs w:val="26"/>
    </w:rPr>
  </w:style>
  <w:style w:type="paragraph" w:styleId="Heading4">
    <w:name w:val="heading 4"/>
    <w:basedOn w:val="Normal"/>
    <w:next w:val="Normal"/>
    <w:link w:val="Heading4Char"/>
    <w:uiPriority w:val="9"/>
    <w:semiHidden/>
    <w:unhideWhenUsed/>
    <w:qFormat/>
    <w:rsid w:val="00B44777"/>
    <w:pPr>
      <w:keepNext/>
      <w:keepLines/>
      <w:spacing w:before="80" w:after="40" w:line="259" w:lineRule="auto"/>
      <w:outlineLvl w:val="3"/>
    </w:pPr>
    <w:rPr>
      <w:rFonts w:asciiTheme="minorHAnsi" w:eastAsiaTheme="majorEastAsia" w:hAnsiTheme="minorHAnsi"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B44777"/>
    <w:pPr>
      <w:keepNext/>
      <w:keepLines/>
      <w:spacing w:before="80" w:after="40" w:line="259" w:lineRule="auto"/>
      <w:outlineLvl w:val="4"/>
    </w:pPr>
    <w:rPr>
      <w:rFonts w:asciiTheme="minorHAnsi" w:eastAsiaTheme="majorEastAsia" w:hAnsiTheme="minorHAnsi"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BD2EE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44777"/>
    <w:pPr>
      <w:keepNext/>
      <w:keepLines/>
      <w:spacing w:before="40" w:line="259" w:lineRule="auto"/>
      <w:outlineLvl w:val="6"/>
    </w:pPr>
    <w:rPr>
      <w:rFonts w:asciiTheme="minorHAnsi" w:eastAsiaTheme="majorEastAsia" w:hAnsiTheme="minorHAnsi"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B44777"/>
    <w:pPr>
      <w:keepNext/>
      <w:keepLines/>
      <w:spacing w:line="259" w:lineRule="auto"/>
      <w:outlineLvl w:val="7"/>
    </w:pPr>
    <w:rPr>
      <w:rFonts w:asciiTheme="minorHAnsi" w:eastAsiaTheme="majorEastAsia" w:hAnsiTheme="minorHAnsi"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B44777"/>
    <w:pPr>
      <w:keepNext/>
      <w:keepLines/>
      <w:spacing w:line="259" w:lineRule="auto"/>
      <w:outlineLvl w:val="8"/>
    </w:pPr>
    <w:rPr>
      <w:rFonts w:asciiTheme="minorHAnsi" w:eastAsiaTheme="majorEastAsia" w:hAnsiTheme="minorHAnsi"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287C"/>
    <w:pPr>
      <w:tabs>
        <w:tab w:val="center" w:pos="4680"/>
        <w:tab w:val="right" w:pos="9360"/>
      </w:tabs>
    </w:pPr>
  </w:style>
  <w:style w:type="character" w:customStyle="1" w:styleId="HeaderChar">
    <w:name w:val="Header Char"/>
    <w:basedOn w:val="DefaultParagraphFont"/>
    <w:link w:val="Header"/>
    <w:uiPriority w:val="99"/>
    <w:rsid w:val="0085287C"/>
  </w:style>
  <w:style w:type="paragraph" w:styleId="Footer">
    <w:name w:val="footer"/>
    <w:basedOn w:val="Normal"/>
    <w:link w:val="FooterChar"/>
    <w:uiPriority w:val="99"/>
    <w:unhideWhenUsed/>
    <w:rsid w:val="0085287C"/>
    <w:pPr>
      <w:tabs>
        <w:tab w:val="center" w:pos="4680"/>
        <w:tab w:val="right" w:pos="9360"/>
      </w:tabs>
    </w:pPr>
  </w:style>
  <w:style w:type="character" w:customStyle="1" w:styleId="FooterChar">
    <w:name w:val="Footer Char"/>
    <w:basedOn w:val="DefaultParagraphFont"/>
    <w:link w:val="Footer"/>
    <w:uiPriority w:val="99"/>
    <w:rsid w:val="0085287C"/>
  </w:style>
  <w:style w:type="character" w:customStyle="1" w:styleId="Heading1Char">
    <w:name w:val="Heading 1 Char"/>
    <w:basedOn w:val="DefaultParagraphFont"/>
    <w:link w:val="Heading1"/>
    <w:uiPriority w:val="9"/>
    <w:rsid w:val="0085287C"/>
    <w:rPr>
      <w:rFonts w:ascii="Times New Roman" w:eastAsia="Times New Roman" w:hAnsi="Times New Roman" w:cs="Times New Roman"/>
      <w:b/>
      <w:bCs/>
      <w:kern w:val="36"/>
      <w:sz w:val="36"/>
      <w:szCs w:val="36"/>
      <w:lang w:eastAsia="en-US"/>
    </w:rPr>
  </w:style>
  <w:style w:type="character" w:customStyle="1" w:styleId="Heading3Char">
    <w:name w:val="Heading 3 Char"/>
    <w:basedOn w:val="DefaultParagraphFont"/>
    <w:link w:val="Heading3"/>
    <w:uiPriority w:val="9"/>
    <w:semiHidden/>
    <w:rsid w:val="0085287C"/>
    <w:rPr>
      <w:rFonts w:ascii="Calibri Light" w:eastAsia="DengXian Light" w:hAnsi="Calibri Light" w:cs="Times New Roman"/>
      <w:b/>
      <w:bCs/>
      <w:kern w:val="0"/>
      <w:sz w:val="26"/>
      <w:szCs w:val="26"/>
      <w:lang w:eastAsia="en-US"/>
    </w:rPr>
  </w:style>
  <w:style w:type="paragraph" w:styleId="NormalWeb">
    <w:name w:val="Normal (Web)"/>
    <w:basedOn w:val="Normal"/>
    <w:uiPriority w:val="99"/>
    <w:rsid w:val="0085287C"/>
    <w:pPr>
      <w:spacing w:before="100" w:beforeAutospacing="1" w:after="100" w:afterAutospacing="1"/>
    </w:pPr>
    <w:rPr>
      <w:color w:val="000000"/>
      <w:sz w:val="24"/>
      <w:szCs w:val="24"/>
    </w:rPr>
  </w:style>
  <w:style w:type="character" w:styleId="PageNumber">
    <w:name w:val="page number"/>
    <w:basedOn w:val="DefaultParagraphFont"/>
    <w:rsid w:val="0085287C"/>
  </w:style>
  <w:style w:type="paragraph" w:styleId="CommentText">
    <w:name w:val="annotation text"/>
    <w:basedOn w:val="Normal"/>
    <w:link w:val="CommentTextChar"/>
    <w:uiPriority w:val="99"/>
    <w:rsid w:val="0085287C"/>
    <w:rPr>
      <w:rFonts w:eastAsia="Malgun Gothic"/>
      <w:sz w:val="24"/>
      <w:szCs w:val="24"/>
    </w:rPr>
  </w:style>
  <w:style w:type="character" w:customStyle="1" w:styleId="CommentTextChar">
    <w:name w:val="Comment Text Char"/>
    <w:basedOn w:val="DefaultParagraphFont"/>
    <w:link w:val="CommentText"/>
    <w:uiPriority w:val="99"/>
    <w:rsid w:val="0085287C"/>
    <w:rPr>
      <w:rFonts w:ascii="Times New Roman" w:eastAsia="Malgun Gothic" w:hAnsi="Times New Roman" w:cs="Times New Roman"/>
      <w:kern w:val="0"/>
      <w:sz w:val="24"/>
      <w:szCs w:val="24"/>
      <w:lang w:eastAsia="en-US"/>
    </w:rPr>
  </w:style>
  <w:style w:type="character" w:styleId="Hyperlink">
    <w:name w:val="Hyperlink"/>
    <w:unhideWhenUsed/>
    <w:rsid w:val="0085287C"/>
    <w:rPr>
      <w:color w:val="0000FF"/>
      <w:u w:val="single"/>
    </w:rPr>
  </w:style>
  <w:style w:type="paragraph" w:customStyle="1" w:styleId="fulltext-abstractfulltext-indent">
    <w:name w:val="fulltext-abstract fulltext-indent"/>
    <w:basedOn w:val="Normal"/>
    <w:rsid w:val="0085287C"/>
    <w:pPr>
      <w:spacing w:before="100" w:beforeAutospacing="1" w:after="100" w:afterAutospacing="1"/>
    </w:pPr>
    <w:rPr>
      <w:rFonts w:eastAsia="Times New Roman"/>
      <w:sz w:val="24"/>
      <w:szCs w:val="24"/>
    </w:rPr>
  </w:style>
  <w:style w:type="paragraph" w:customStyle="1" w:styleId="authlist">
    <w:name w:val="auth_list"/>
    <w:basedOn w:val="Normal"/>
    <w:rsid w:val="0085287C"/>
    <w:pPr>
      <w:spacing w:before="100" w:beforeAutospacing="1" w:after="100" w:afterAutospacing="1"/>
    </w:pPr>
    <w:rPr>
      <w:rFonts w:eastAsia="Times New Roman"/>
      <w:sz w:val="24"/>
      <w:szCs w:val="24"/>
    </w:rPr>
  </w:style>
  <w:style w:type="character" w:styleId="Emphasis">
    <w:name w:val="Emphasis"/>
    <w:qFormat/>
    <w:rsid w:val="0085287C"/>
    <w:rPr>
      <w:i/>
      <w:iCs/>
    </w:rPr>
  </w:style>
  <w:style w:type="character" w:customStyle="1" w:styleId="element-citation">
    <w:name w:val="element-citation"/>
    <w:basedOn w:val="DefaultParagraphFont"/>
    <w:rsid w:val="0085287C"/>
  </w:style>
  <w:style w:type="character" w:customStyle="1" w:styleId="ref-journal1">
    <w:name w:val="ref-journal1"/>
    <w:rsid w:val="0085287C"/>
    <w:rPr>
      <w:i/>
      <w:iCs/>
    </w:rPr>
  </w:style>
  <w:style w:type="character" w:customStyle="1" w:styleId="ref-vol">
    <w:name w:val="ref-vol"/>
    <w:basedOn w:val="DefaultParagraphFont"/>
    <w:rsid w:val="0085287C"/>
  </w:style>
  <w:style w:type="paragraph" w:customStyle="1" w:styleId="title1">
    <w:name w:val="title1"/>
    <w:basedOn w:val="Normal"/>
    <w:rsid w:val="0085287C"/>
    <w:rPr>
      <w:rFonts w:eastAsia="Times New Roman"/>
      <w:sz w:val="29"/>
      <w:szCs w:val="29"/>
    </w:rPr>
  </w:style>
  <w:style w:type="paragraph" w:customStyle="1" w:styleId="citation">
    <w:name w:val="citation"/>
    <w:basedOn w:val="Normal"/>
    <w:rsid w:val="0085287C"/>
    <w:pPr>
      <w:spacing w:before="100" w:beforeAutospacing="1" w:after="100" w:afterAutospacing="1"/>
    </w:pPr>
    <w:rPr>
      <w:rFonts w:eastAsia="Times New Roman"/>
      <w:sz w:val="24"/>
      <w:szCs w:val="24"/>
    </w:rPr>
  </w:style>
  <w:style w:type="character" w:styleId="Strong">
    <w:name w:val="Strong"/>
    <w:uiPriority w:val="22"/>
    <w:qFormat/>
    <w:rsid w:val="0085287C"/>
    <w:rPr>
      <w:b/>
      <w:bCs/>
    </w:rPr>
  </w:style>
  <w:style w:type="character" w:customStyle="1" w:styleId="refpreview1">
    <w:name w:val="refpreview1"/>
    <w:rsid w:val="0085287C"/>
    <w:rPr>
      <w:vanish/>
      <w:webHidden w:val="0"/>
      <w:shd w:val="clear" w:color="auto" w:fill="EEEEEE"/>
      <w:specVanish w:val="0"/>
    </w:rPr>
  </w:style>
  <w:style w:type="character" w:styleId="FollowedHyperlink">
    <w:name w:val="FollowedHyperlink"/>
    <w:rsid w:val="0085287C"/>
    <w:rPr>
      <w:color w:val="800080"/>
      <w:u w:val="single"/>
    </w:rPr>
  </w:style>
  <w:style w:type="character" w:customStyle="1" w:styleId="apple-style-span">
    <w:name w:val="apple-style-span"/>
    <w:basedOn w:val="DefaultParagraphFont"/>
    <w:rsid w:val="0085287C"/>
  </w:style>
  <w:style w:type="character" w:customStyle="1" w:styleId="apple-converted-space">
    <w:name w:val="apple-converted-space"/>
    <w:basedOn w:val="DefaultParagraphFont"/>
    <w:rsid w:val="0085287C"/>
  </w:style>
  <w:style w:type="character" w:customStyle="1" w:styleId="highlight">
    <w:name w:val="highlight"/>
    <w:basedOn w:val="DefaultParagraphFont"/>
    <w:rsid w:val="0085287C"/>
  </w:style>
  <w:style w:type="paragraph" w:styleId="BalloonText">
    <w:name w:val="Balloon Text"/>
    <w:basedOn w:val="Normal"/>
    <w:link w:val="BalloonTextChar"/>
    <w:semiHidden/>
    <w:rsid w:val="0085287C"/>
    <w:rPr>
      <w:rFonts w:ascii="SimSun"/>
      <w:sz w:val="18"/>
      <w:szCs w:val="18"/>
    </w:rPr>
  </w:style>
  <w:style w:type="character" w:customStyle="1" w:styleId="BalloonTextChar">
    <w:name w:val="Balloon Text Char"/>
    <w:basedOn w:val="DefaultParagraphFont"/>
    <w:link w:val="BalloonText"/>
    <w:semiHidden/>
    <w:rsid w:val="0085287C"/>
    <w:rPr>
      <w:rFonts w:ascii="SimSun" w:eastAsia="SimSun" w:hAnsi="Times New Roman" w:cs="Times New Roman"/>
      <w:kern w:val="0"/>
      <w:sz w:val="18"/>
      <w:szCs w:val="18"/>
      <w:lang w:eastAsia="en-US"/>
    </w:rPr>
  </w:style>
  <w:style w:type="character" w:customStyle="1" w:styleId="toc-cit-jour1">
    <w:name w:val="toc-cit-jour1"/>
    <w:rsid w:val="0085287C"/>
    <w:rPr>
      <w:rFonts w:ascii="Arial" w:hAnsi="Arial" w:cs="Arial" w:hint="default"/>
      <w:i/>
      <w:iCs/>
      <w:color w:val="666666"/>
      <w:sz w:val="18"/>
      <w:szCs w:val="18"/>
    </w:rPr>
  </w:style>
  <w:style w:type="character" w:styleId="CommentReference">
    <w:name w:val="annotation reference"/>
    <w:uiPriority w:val="99"/>
    <w:rsid w:val="0085287C"/>
    <w:rPr>
      <w:sz w:val="16"/>
      <w:szCs w:val="16"/>
    </w:rPr>
  </w:style>
  <w:style w:type="paragraph" w:styleId="CommentSubject">
    <w:name w:val="annotation subject"/>
    <w:basedOn w:val="CommentText"/>
    <w:next w:val="CommentText"/>
    <w:link w:val="CommentSubjectChar"/>
    <w:uiPriority w:val="99"/>
    <w:rsid w:val="0085287C"/>
    <w:rPr>
      <w:rFonts w:eastAsia="SimSun"/>
      <w:b/>
      <w:bCs/>
      <w:sz w:val="20"/>
      <w:szCs w:val="20"/>
    </w:rPr>
  </w:style>
  <w:style w:type="character" w:customStyle="1" w:styleId="CommentSubjectChar">
    <w:name w:val="Comment Subject Char"/>
    <w:basedOn w:val="CommentTextChar"/>
    <w:link w:val="CommentSubject"/>
    <w:uiPriority w:val="99"/>
    <w:rsid w:val="0085287C"/>
    <w:rPr>
      <w:rFonts w:ascii="Times New Roman" w:eastAsia="SimSun" w:hAnsi="Times New Roman" w:cs="Times New Roman"/>
      <w:b/>
      <w:bCs/>
      <w:kern w:val="0"/>
      <w:sz w:val="20"/>
      <w:szCs w:val="20"/>
      <w:lang w:eastAsia="en-US"/>
    </w:rPr>
  </w:style>
  <w:style w:type="character" w:styleId="UnresolvedMention">
    <w:name w:val="Unresolved Mention"/>
    <w:uiPriority w:val="99"/>
    <w:semiHidden/>
    <w:unhideWhenUsed/>
    <w:rsid w:val="0085287C"/>
    <w:rPr>
      <w:color w:val="605E5C"/>
      <w:shd w:val="clear" w:color="auto" w:fill="E1DFDD"/>
    </w:rPr>
  </w:style>
  <w:style w:type="paragraph" w:customStyle="1" w:styleId="EndNoteBibliographyTitle">
    <w:name w:val="EndNote Bibliography Title"/>
    <w:basedOn w:val="Normal"/>
    <w:link w:val="EndNoteBibliographyTitleChar"/>
    <w:rsid w:val="0085287C"/>
    <w:pPr>
      <w:jc w:val="center"/>
    </w:pPr>
    <w:rPr>
      <w:noProof/>
    </w:rPr>
  </w:style>
  <w:style w:type="character" w:customStyle="1" w:styleId="EndNoteBibliographyTitleChar">
    <w:name w:val="EndNote Bibliography Title Char"/>
    <w:link w:val="EndNoteBibliographyTitle"/>
    <w:rsid w:val="0085287C"/>
    <w:rPr>
      <w:rFonts w:ascii="Times New Roman" w:eastAsia="SimSun" w:hAnsi="Times New Roman" w:cs="Times New Roman"/>
      <w:noProof/>
      <w:kern w:val="0"/>
      <w:sz w:val="20"/>
      <w:szCs w:val="20"/>
      <w:lang w:eastAsia="en-US"/>
    </w:rPr>
  </w:style>
  <w:style w:type="paragraph" w:customStyle="1" w:styleId="EndNoteBibliography">
    <w:name w:val="EndNote Bibliography"/>
    <w:basedOn w:val="Normal"/>
    <w:link w:val="EndNoteBibliographyChar"/>
    <w:rsid w:val="0085287C"/>
    <w:rPr>
      <w:noProof/>
    </w:rPr>
  </w:style>
  <w:style w:type="character" w:customStyle="1" w:styleId="EndNoteBibliographyChar">
    <w:name w:val="EndNote Bibliography Char"/>
    <w:link w:val="EndNoteBibliography"/>
    <w:rsid w:val="0085287C"/>
    <w:rPr>
      <w:rFonts w:ascii="Times New Roman" w:eastAsia="SimSun" w:hAnsi="Times New Roman" w:cs="Times New Roman"/>
      <w:noProof/>
      <w:kern w:val="0"/>
      <w:sz w:val="20"/>
      <w:szCs w:val="20"/>
      <w:lang w:eastAsia="en-US"/>
    </w:rPr>
  </w:style>
  <w:style w:type="paragraph" w:styleId="Revision">
    <w:name w:val="Revision"/>
    <w:hidden/>
    <w:uiPriority w:val="99"/>
    <w:semiHidden/>
    <w:rsid w:val="0085287C"/>
    <w:pPr>
      <w:spacing w:after="0" w:line="240" w:lineRule="auto"/>
    </w:pPr>
    <w:rPr>
      <w:rFonts w:ascii="Times New Roman" w:eastAsia="SimSun" w:hAnsi="Times New Roman" w:cs="Times New Roman"/>
      <w:kern w:val="0"/>
      <w:sz w:val="20"/>
      <w:szCs w:val="20"/>
      <w:lang w:eastAsia="en-US"/>
    </w:rPr>
  </w:style>
  <w:style w:type="character" w:customStyle="1" w:styleId="fontstyle01">
    <w:name w:val="fontstyle01"/>
    <w:rsid w:val="0085287C"/>
    <w:rPr>
      <w:rFonts w:ascii="AdvTimes-i" w:hAnsi="AdvTimes-i" w:hint="default"/>
      <w:b w:val="0"/>
      <w:bCs w:val="0"/>
      <w:i w:val="0"/>
      <w:iCs w:val="0"/>
      <w:color w:val="000000"/>
      <w:sz w:val="24"/>
      <w:szCs w:val="24"/>
    </w:rPr>
  </w:style>
  <w:style w:type="character" w:customStyle="1" w:styleId="Heading2Char">
    <w:name w:val="Heading 2 Char"/>
    <w:basedOn w:val="DefaultParagraphFont"/>
    <w:link w:val="Heading2"/>
    <w:uiPriority w:val="9"/>
    <w:semiHidden/>
    <w:rsid w:val="00315D6E"/>
    <w:rPr>
      <w:rFonts w:asciiTheme="majorHAnsi" w:eastAsiaTheme="majorEastAsia" w:hAnsiTheme="majorHAnsi" w:cstheme="majorBidi"/>
      <w:color w:val="2F5496" w:themeColor="accent1" w:themeShade="BF"/>
      <w:kern w:val="0"/>
      <w:sz w:val="26"/>
      <w:szCs w:val="26"/>
      <w:lang w:eastAsia="en-US"/>
    </w:rPr>
  </w:style>
  <w:style w:type="character" w:customStyle="1" w:styleId="Heading6Char">
    <w:name w:val="Heading 6 Char"/>
    <w:basedOn w:val="DefaultParagraphFont"/>
    <w:link w:val="Heading6"/>
    <w:uiPriority w:val="9"/>
    <w:semiHidden/>
    <w:rsid w:val="00BD2EE2"/>
    <w:rPr>
      <w:rFonts w:asciiTheme="majorHAnsi" w:eastAsiaTheme="majorEastAsia" w:hAnsiTheme="majorHAnsi" w:cstheme="majorBidi"/>
      <w:color w:val="1F3763" w:themeColor="accent1" w:themeShade="7F"/>
      <w:kern w:val="0"/>
      <w:sz w:val="20"/>
      <w:szCs w:val="20"/>
      <w:lang w:eastAsia="en-US"/>
    </w:rPr>
  </w:style>
  <w:style w:type="paragraph" w:styleId="ListParagraph">
    <w:name w:val="List Paragraph"/>
    <w:basedOn w:val="Normal"/>
    <w:uiPriority w:val="34"/>
    <w:qFormat/>
    <w:rsid w:val="003A617F"/>
    <w:pPr>
      <w:ind w:left="720"/>
      <w:contextualSpacing/>
    </w:pPr>
  </w:style>
  <w:style w:type="character" w:customStyle="1" w:styleId="Heading4Char">
    <w:name w:val="Heading 4 Char"/>
    <w:basedOn w:val="DefaultParagraphFont"/>
    <w:link w:val="Heading4"/>
    <w:uiPriority w:val="9"/>
    <w:semiHidden/>
    <w:rsid w:val="00B44777"/>
    <w:rPr>
      <w:rFonts w:eastAsiaTheme="majorEastAsia" w:cstheme="majorBidi"/>
      <w:i/>
      <w:iCs/>
      <w:color w:val="2F5496" w:themeColor="accent1" w:themeShade="BF"/>
      <w:kern w:val="0"/>
      <w:lang w:eastAsia="en-US"/>
    </w:rPr>
  </w:style>
  <w:style w:type="character" w:customStyle="1" w:styleId="Heading5Char">
    <w:name w:val="Heading 5 Char"/>
    <w:basedOn w:val="DefaultParagraphFont"/>
    <w:link w:val="Heading5"/>
    <w:uiPriority w:val="9"/>
    <w:semiHidden/>
    <w:rsid w:val="00B44777"/>
    <w:rPr>
      <w:rFonts w:eastAsiaTheme="majorEastAsia" w:cstheme="majorBidi"/>
      <w:color w:val="2F5496" w:themeColor="accent1" w:themeShade="BF"/>
      <w:kern w:val="0"/>
      <w:lang w:eastAsia="en-US"/>
    </w:rPr>
  </w:style>
  <w:style w:type="character" w:customStyle="1" w:styleId="Heading7Char">
    <w:name w:val="Heading 7 Char"/>
    <w:basedOn w:val="DefaultParagraphFont"/>
    <w:link w:val="Heading7"/>
    <w:uiPriority w:val="9"/>
    <w:semiHidden/>
    <w:rsid w:val="00B44777"/>
    <w:rPr>
      <w:rFonts w:eastAsiaTheme="majorEastAsia" w:cstheme="majorBidi"/>
      <w:color w:val="595959" w:themeColor="text1" w:themeTint="A6"/>
      <w:kern w:val="0"/>
      <w:lang w:eastAsia="en-US"/>
    </w:rPr>
  </w:style>
  <w:style w:type="character" w:customStyle="1" w:styleId="Heading8Char">
    <w:name w:val="Heading 8 Char"/>
    <w:basedOn w:val="DefaultParagraphFont"/>
    <w:link w:val="Heading8"/>
    <w:uiPriority w:val="9"/>
    <w:semiHidden/>
    <w:rsid w:val="00B44777"/>
    <w:rPr>
      <w:rFonts w:eastAsiaTheme="majorEastAsia" w:cstheme="majorBidi"/>
      <w:i/>
      <w:iCs/>
      <w:color w:val="272727" w:themeColor="text1" w:themeTint="D8"/>
      <w:kern w:val="0"/>
      <w:lang w:eastAsia="en-US"/>
    </w:rPr>
  </w:style>
  <w:style w:type="character" w:customStyle="1" w:styleId="Heading9Char">
    <w:name w:val="Heading 9 Char"/>
    <w:basedOn w:val="DefaultParagraphFont"/>
    <w:link w:val="Heading9"/>
    <w:uiPriority w:val="9"/>
    <w:semiHidden/>
    <w:rsid w:val="00B44777"/>
    <w:rPr>
      <w:rFonts w:eastAsiaTheme="majorEastAsia" w:cstheme="majorBidi"/>
      <w:color w:val="272727" w:themeColor="text1" w:themeTint="D8"/>
      <w:kern w:val="0"/>
      <w:lang w:eastAsia="en-US"/>
    </w:rPr>
  </w:style>
  <w:style w:type="paragraph" w:styleId="Title">
    <w:name w:val="Title"/>
    <w:basedOn w:val="Normal"/>
    <w:next w:val="Normal"/>
    <w:link w:val="TitleChar"/>
    <w:uiPriority w:val="10"/>
    <w:qFormat/>
    <w:rsid w:val="00B447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777"/>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B44777"/>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777"/>
    <w:rPr>
      <w:rFonts w:eastAsiaTheme="majorEastAsia" w:cstheme="majorBidi"/>
      <w:color w:val="595959" w:themeColor="text1" w:themeTint="A6"/>
      <w:spacing w:val="15"/>
      <w:kern w:val="0"/>
      <w:sz w:val="28"/>
      <w:szCs w:val="28"/>
      <w:lang w:eastAsia="en-US"/>
    </w:rPr>
  </w:style>
  <w:style w:type="paragraph" w:styleId="Quote">
    <w:name w:val="Quote"/>
    <w:basedOn w:val="Normal"/>
    <w:next w:val="Normal"/>
    <w:link w:val="QuoteChar"/>
    <w:uiPriority w:val="29"/>
    <w:qFormat/>
    <w:rsid w:val="00B44777"/>
    <w:pPr>
      <w:spacing w:before="160" w:after="160" w:line="259" w:lineRule="auto"/>
      <w:jc w:val="center"/>
    </w:pPr>
    <w:rPr>
      <w:rFonts w:asciiTheme="minorHAnsi" w:hAnsiTheme="minorHAnsi" w:cstheme="minorBidi"/>
      <w:i/>
      <w:iCs/>
      <w:color w:val="404040" w:themeColor="text1" w:themeTint="BF"/>
      <w:sz w:val="22"/>
      <w:szCs w:val="22"/>
    </w:rPr>
  </w:style>
  <w:style w:type="character" w:customStyle="1" w:styleId="QuoteChar">
    <w:name w:val="Quote Char"/>
    <w:basedOn w:val="DefaultParagraphFont"/>
    <w:link w:val="Quote"/>
    <w:uiPriority w:val="29"/>
    <w:rsid w:val="00B44777"/>
    <w:rPr>
      <w:rFonts w:eastAsia="SimSun"/>
      <w:i/>
      <w:iCs/>
      <w:color w:val="404040" w:themeColor="text1" w:themeTint="BF"/>
      <w:kern w:val="0"/>
      <w:lang w:eastAsia="en-US"/>
    </w:rPr>
  </w:style>
  <w:style w:type="character" w:styleId="IntenseEmphasis">
    <w:name w:val="Intense Emphasis"/>
    <w:basedOn w:val="DefaultParagraphFont"/>
    <w:uiPriority w:val="21"/>
    <w:qFormat/>
    <w:rsid w:val="00B44777"/>
    <w:rPr>
      <w:i/>
      <w:iCs/>
      <w:color w:val="2F5496" w:themeColor="accent1" w:themeShade="BF"/>
    </w:rPr>
  </w:style>
  <w:style w:type="paragraph" w:styleId="IntenseQuote">
    <w:name w:val="Intense Quote"/>
    <w:basedOn w:val="Normal"/>
    <w:next w:val="Normal"/>
    <w:link w:val="IntenseQuoteChar"/>
    <w:uiPriority w:val="30"/>
    <w:qFormat/>
    <w:rsid w:val="00B4477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hAnsiTheme="minorHAnsi" w:cstheme="minorBidi"/>
      <w:i/>
      <w:iCs/>
      <w:color w:val="2F5496" w:themeColor="accent1" w:themeShade="BF"/>
      <w:sz w:val="22"/>
      <w:szCs w:val="22"/>
    </w:rPr>
  </w:style>
  <w:style w:type="character" w:customStyle="1" w:styleId="IntenseQuoteChar">
    <w:name w:val="Intense Quote Char"/>
    <w:basedOn w:val="DefaultParagraphFont"/>
    <w:link w:val="IntenseQuote"/>
    <w:uiPriority w:val="30"/>
    <w:rsid w:val="00B44777"/>
    <w:rPr>
      <w:rFonts w:eastAsia="SimSun"/>
      <w:i/>
      <w:iCs/>
      <w:color w:val="2F5496" w:themeColor="accent1" w:themeShade="BF"/>
      <w:kern w:val="0"/>
      <w:lang w:eastAsia="en-US"/>
    </w:rPr>
  </w:style>
  <w:style w:type="character" w:styleId="IntenseReference">
    <w:name w:val="Intense Reference"/>
    <w:basedOn w:val="DefaultParagraphFont"/>
    <w:uiPriority w:val="32"/>
    <w:qFormat/>
    <w:rsid w:val="00B44777"/>
    <w:rPr>
      <w:b/>
      <w:bCs/>
      <w:smallCaps/>
      <w:color w:val="2F5496" w:themeColor="accent1" w:themeShade="BF"/>
      <w:spacing w:val="5"/>
    </w:rPr>
  </w:style>
  <w:style w:type="table" w:styleId="TableGrid">
    <w:name w:val="Table Grid"/>
    <w:basedOn w:val="TableNormal"/>
    <w:uiPriority w:val="39"/>
    <w:rsid w:val="00B44777"/>
    <w:pPr>
      <w:spacing w:after="0" w:line="240" w:lineRule="auto"/>
    </w:pPr>
    <w:rPr>
      <w:rFonts w:eastAsia="SimSun"/>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D6460A"/>
    <w:rPr>
      <w:rFonts w:asciiTheme="minorHAnsi" w:eastAsiaTheme="minorHAnsi" w:hAnsiTheme="minorHAnsi" w:cstheme="minorBidi"/>
      <w:kern w:val="2"/>
    </w:rPr>
  </w:style>
  <w:style w:type="character" w:customStyle="1" w:styleId="EndnoteTextChar">
    <w:name w:val="Endnote Text Char"/>
    <w:basedOn w:val="DefaultParagraphFont"/>
    <w:link w:val="EndnoteText"/>
    <w:uiPriority w:val="99"/>
    <w:semiHidden/>
    <w:rsid w:val="00D6460A"/>
    <w:rPr>
      <w:rFonts w:eastAsiaTheme="minorHAnsi"/>
      <w:sz w:val="20"/>
      <w:szCs w:val="20"/>
      <w:lang w:eastAsia="en-US"/>
    </w:rPr>
  </w:style>
  <w:style w:type="character" w:styleId="EndnoteReference">
    <w:name w:val="endnote reference"/>
    <w:basedOn w:val="DefaultParagraphFont"/>
    <w:uiPriority w:val="99"/>
    <w:semiHidden/>
    <w:unhideWhenUsed/>
    <w:rsid w:val="00D6460A"/>
    <w:rPr>
      <w:vertAlign w:val="superscript"/>
    </w:rPr>
  </w:style>
  <w:style w:type="character" w:customStyle="1" w:styleId="anchor-text">
    <w:name w:val="anchor-text"/>
    <w:basedOn w:val="DefaultParagraphFont"/>
    <w:rsid w:val="00D64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142170">
      <w:bodyDiv w:val="1"/>
      <w:marLeft w:val="0"/>
      <w:marRight w:val="0"/>
      <w:marTop w:val="0"/>
      <w:marBottom w:val="0"/>
      <w:divBdr>
        <w:top w:val="none" w:sz="0" w:space="0" w:color="auto"/>
        <w:left w:val="none" w:sz="0" w:space="0" w:color="auto"/>
        <w:bottom w:val="none" w:sz="0" w:space="0" w:color="auto"/>
        <w:right w:val="none" w:sz="0" w:space="0" w:color="auto"/>
      </w:divBdr>
      <w:divsChild>
        <w:div w:id="1699621674">
          <w:marLeft w:val="0"/>
          <w:marRight w:val="0"/>
          <w:marTop w:val="0"/>
          <w:marBottom w:val="0"/>
          <w:divBdr>
            <w:top w:val="none" w:sz="0" w:space="0" w:color="auto"/>
            <w:left w:val="none" w:sz="0" w:space="0" w:color="auto"/>
            <w:bottom w:val="none" w:sz="0" w:space="0" w:color="auto"/>
            <w:right w:val="none" w:sz="0" w:space="0" w:color="auto"/>
          </w:divBdr>
          <w:divsChild>
            <w:div w:id="283195101">
              <w:marLeft w:val="0"/>
              <w:marRight w:val="0"/>
              <w:marTop w:val="0"/>
              <w:marBottom w:val="0"/>
              <w:divBdr>
                <w:top w:val="none" w:sz="0" w:space="0" w:color="auto"/>
                <w:left w:val="none" w:sz="0" w:space="0" w:color="auto"/>
                <w:bottom w:val="none" w:sz="0" w:space="0" w:color="auto"/>
                <w:right w:val="none" w:sz="0" w:space="0" w:color="auto"/>
              </w:divBdr>
              <w:divsChild>
                <w:div w:id="715395374">
                  <w:marLeft w:val="0"/>
                  <w:marRight w:val="0"/>
                  <w:marTop w:val="0"/>
                  <w:marBottom w:val="0"/>
                  <w:divBdr>
                    <w:top w:val="none" w:sz="0" w:space="0" w:color="auto"/>
                    <w:left w:val="none" w:sz="0" w:space="0" w:color="auto"/>
                    <w:bottom w:val="none" w:sz="0" w:space="0" w:color="auto"/>
                    <w:right w:val="none" w:sz="0" w:space="0" w:color="auto"/>
                  </w:divBdr>
                  <w:divsChild>
                    <w:div w:id="197540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41175">
          <w:marLeft w:val="0"/>
          <w:marRight w:val="0"/>
          <w:marTop w:val="0"/>
          <w:marBottom w:val="0"/>
          <w:divBdr>
            <w:top w:val="none" w:sz="0" w:space="0" w:color="auto"/>
            <w:left w:val="none" w:sz="0" w:space="0" w:color="auto"/>
            <w:bottom w:val="none" w:sz="0" w:space="0" w:color="auto"/>
            <w:right w:val="none" w:sz="0" w:space="0" w:color="auto"/>
          </w:divBdr>
          <w:divsChild>
            <w:div w:id="1311129054">
              <w:marLeft w:val="0"/>
              <w:marRight w:val="0"/>
              <w:marTop w:val="0"/>
              <w:marBottom w:val="0"/>
              <w:divBdr>
                <w:top w:val="none" w:sz="0" w:space="0" w:color="auto"/>
                <w:left w:val="none" w:sz="0" w:space="0" w:color="auto"/>
                <w:bottom w:val="none" w:sz="0" w:space="0" w:color="auto"/>
                <w:right w:val="none" w:sz="0" w:space="0" w:color="auto"/>
              </w:divBdr>
              <w:divsChild>
                <w:div w:id="7098018">
                  <w:marLeft w:val="0"/>
                  <w:marRight w:val="0"/>
                  <w:marTop w:val="0"/>
                  <w:marBottom w:val="0"/>
                  <w:divBdr>
                    <w:top w:val="none" w:sz="0" w:space="0" w:color="auto"/>
                    <w:left w:val="none" w:sz="0" w:space="0" w:color="auto"/>
                    <w:bottom w:val="none" w:sz="0" w:space="0" w:color="auto"/>
                    <w:right w:val="none" w:sz="0" w:space="0" w:color="auto"/>
                  </w:divBdr>
                  <w:divsChild>
                    <w:div w:id="197848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99805">
      <w:bodyDiv w:val="1"/>
      <w:marLeft w:val="0"/>
      <w:marRight w:val="0"/>
      <w:marTop w:val="0"/>
      <w:marBottom w:val="0"/>
      <w:divBdr>
        <w:top w:val="none" w:sz="0" w:space="0" w:color="auto"/>
        <w:left w:val="none" w:sz="0" w:space="0" w:color="auto"/>
        <w:bottom w:val="none" w:sz="0" w:space="0" w:color="auto"/>
        <w:right w:val="none" w:sz="0" w:space="0" w:color="auto"/>
      </w:divBdr>
    </w:div>
    <w:div w:id="26760354">
      <w:bodyDiv w:val="1"/>
      <w:marLeft w:val="0"/>
      <w:marRight w:val="0"/>
      <w:marTop w:val="0"/>
      <w:marBottom w:val="0"/>
      <w:divBdr>
        <w:top w:val="none" w:sz="0" w:space="0" w:color="auto"/>
        <w:left w:val="none" w:sz="0" w:space="0" w:color="auto"/>
        <w:bottom w:val="none" w:sz="0" w:space="0" w:color="auto"/>
        <w:right w:val="none" w:sz="0" w:space="0" w:color="auto"/>
      </w:divBdr>
    </w:div>
    <w:div w:id="27023768">
      <w:bodyDiv w:val="1"/>
      <w:marLeft w:val="0"/>
      <w:marRight w:val="0"/>
      <w:marTop w:val="0"/>
      <w:marBottom w:val="0"/>
      <w:divBdr>
        <w:top w:val="none" w:sz="0" w:space="0" w:color="auto"/>
        <w:left w:val="none" w:sz="0" w:space="0" w:color="auto"/>
        <w:bottom w:val="none" w:sz="0" w:space="0" w:color="auto"/>
        <w:right w:val="none" w:sz="0" w:space="0" w:color="auto"/>
      </w:divBdr>
    </w:div>
    <w:div w:id="33965359">
      <w:bodyDiv w:val="1"/>
      <w:marLeft w:val="0"/>
      <w:marRight w:val="0"/>
      <w:marTop w:val="0"/>
      <w:marBottom w:val="0"/>
      <w:divBdr>
        <w:top w:val="none" w:sz="0" w:space="0" w:color="auto"/>
        <w:left w:val="none" w:sz="0" w:space="0" w:color="auto"/>
        <w:bottom w:val="none" w:sz="0" w:space="0" w:color="auto"/>
        <w:right w:val="none" w:sz="0" w:space="0" w:color="auto"/>
      </w:divBdr>
    </w:div>
    <w:div w:id="36663591">
      <w:bodyDiv w:val="1"/>
      <w:marLeft w:val="0"/>
      <w:marRight w:val="0"/>
      <w:marTop w:val="0"/>
      <w:marBottom w:val="0"/>
      <w:divBdr>
        <w:top w:val="none" w:sz="0" w:space="0" w:color="auto"/>
        <w:left w:val="none" w:sz="0" w:space="0" w:color="auto"/>
        <w:bottom w:val="none" w:sz="0" w:space="0" w:color="auto"/>
        <w:right w:val="none" w:sz="0" w:space="0" w:color="auto"/>
      </w:divBdr>
    </w:div>
    <w:div w:id="46027233">
      <w:bodyDiv w:val="1"/>
      <w:marLeft w:val="0"/>
      <w:marRight w:val="0"/>
      <w:marTop w:val="0"/>
      <w:marBottom w:val="0"/>
      <w:divBdr>
        <w:top w:val="none" w:sz="0" w:space="0" w:color="auto"/>
        <w:left w:val="none" w:sz="0" w:space="0" w:color="auto"/>
        <w:bottom w:val="none" w:sz="0" w:space="0" w:color="auto"/>
        <w:right w:val="none" w:sz="0" w:space="0" w:color="auto"/>
      </w:divBdr>
      <w:divsChild>
        <w:div w:id="162863409">
          <w:marLeft w:val="0"/>
          <w:marRight w:val="0"/>
          <w:marTop w:val="0"/>
          <w:marBottom w:val="0"/>
          <w:divBdr>
            <w:top w:val="none" w:sz="0" w:space="0" w:color="auto"/>
            <w:left w:val="none" w:sz="0" w:space="0" w:color="auto"/>
            <w:bottom w:val="none" w:sz="0" w:space="0" w:color="auto"/>
            <w:right w:val="none" w:sz="0" w:space="0" w:color="auto"/>
          </w:divBdr>
          <w:divsChild>
            <w:div w:id="631206450">
              <w:marLeft w:val="0"/>
              <w:marRight w:val="0"/>
              <w:marTop w:val="0"/>
              <w:marBottom w:val="0"/>
              <w:divBdr>
                <w:top w:val="none" w:sz="0" w:space="0" w:color="auto"/>
                <w:left w:val="none" w:sz="0" w:space="0" w:color="auto"/>
                <w:bottom w:val="none" w:sz="0" w:space="0" w:color="auto"/>
                <w:right w:val="none" w:sz="0" w:space="0" w:color="auto"/>
              </w:divBdr>
              <w:divsChild>
                <w:div w:id="1225793002">
                  <w:marLeft w:val="0"/>
                  <w:marRight w:val="0"/>
                  <w:marTop w:val="0"/>
                  <w:marBottom w:val="0"/>
                  <w:divBdr>
                    <w:top w:val="none" w:sz="0" w:space="0" w:color="auto"/>
                    <w:left w:val="none" w:sz="0" w:space="0" w:color="auto"/>
                    <w:bottom w:val="none" w:sz="0" w:space="0" w:color="auto"/>
                    <w:right w:val="none" w:sz="0" w:space="0" w:color="auto"/>
                  </w:divBdr>
                  <w:divsChild>
                    <w:div w:id="1008100888">
                      <w:marLeft w:val="0"/>
                      <w:marRight w:val="0"/>
                      <w:marTop w:val="0"/>
                      <w:marBottom w:val="0"/>
                      <w:divBdr>
                        <w:top w:val="none" w:sz="0" w:space="0" w:color="auto"/>
                        <w:left w:val="none" w:sz="0" w:space="0" w:color="auto"/>
                        <w:bottom w:val="none" w:sz="0" w:space="0" w:color="auto"/>
                        <w:right w:val="none" w:sz="0" w:space="0" w:color="auto"/>
                      </w:divBdr>
                      <w:divsChild>
                        <w:div w:id="1088967210">
                          <w:marLeft w:val="0"/>
                          <w:marRight w:val="0"/>
                          <w:marTop w:val="0"/>
                          <w:marBottom w:val="0"/>
                          <w:divBdr>
                            <w:top w:val="none" w:sz="0" w:space="0" w:color="auto"/>
                            <w:left w:val="none" w:sz="0" w:space="0" w:color="auto"/>
                            <w:bottom w:val="none" w:sz="0" w:space="0" w:color="auto"/>
                            <w:right w:val="none" w:sz="0" w:space="0" w:color="auto"/>
                          </w:divBdr>
                          <w:divsChild>
                            <w:div w:id="1741902485">
                              <w:marLeft w:val="0"/>
                              <w:marRight w:val="0"/>
                              <w:marTop w:val="0"/>
                              <w:marBottom w:val="0"/>
                              <w:divBdr>
                                <w:top w:val="none" w:sz="0" w:space="0" w:color="auto"/>
                                <w:left w:val="none" w:sz="0" w:space="0" w:color="auto"/>
                                <w:bottom w:val="none" w:sz="0" w:space="0" w:color="auto"/>
                                <w:right w:val="none" w:sz="0" w:space="0" w:color="auto"/>
                              </w:divBdr>
                              <w:divsChild>
                                <w:div w:id="1262955446">
                                  <w:marLeft w:val="0"/>
                                  <w:marRight w:val="0"/>
                                  <w:marTop w:val="0"/>
                                  <w:marBottom w:val="0"/>
                                  <w:divBdr>
                                    <w:top w:val="none" w:sz="0" w:space="0" w:color="auto"/>
                                    <w:left w:val="none" w:sz="0" w:space="0" w:color="auto"/>
                                    <w:bottom w:val="none" w:sz="0" w:space="0" w:color="auto"/>
                                    <w:right w:val="none" w:sz="0" w:space="0" w:color="auto"/>
                                  </w:divBdr>
                                  <w:divsChild>
                                    <w:div w:id="612058249">
                                      <w:marLeft w:val="0"/>
                                      <w:marRight w:val="0"/>
                                      <w:marTop w:val="0"/>
                                      <w:marBottom w:val="0"/>
                                      <w:divBdr>
                                        <w:top w:val="none" w:sz="0" w:space="0" w:color="auto"/>
                                        <w:left w:val="none" w:sz="0" w:space="0" w:color="auto"/>
                                        <w:bottom w:val="none" w:sz="0" w:space="0" w:color="auto"/>
                                        <w:right w:val="none" w:sz="0" w:space="0" w:color="auto"/>
                                      </w:divBdr>
                                      <w:divsChild>
                                        <w:div w:id="381759325">
                                          <w:marLeft w:val="0"/>
                                          <w:marRight w:val="0"/>
                                          <w:marTop w:val="0"/>
                                          <w:marBottom w:val="0"/>
                                          <w:divBdr>
                                            <w:top w:val="none" w:sz="0" w:space="0" w:color="auto"/>
                                            <w:left w:val="none" w:sz="0" w:space="0" w:color="auto"/>
                                            <w:bottom w:val="none" w:sz="0" w:space="0" w:color="auto"/>
                                            <w:right w:val="none" w:sz="0" w:space="0" w:color="auto"/>
                                          </w:divBdr>
                                          <w:divsChild>
                                            <w:div w:id="1286154222">
                                              <w:marLeft w:val="0"/>
                                              <w:marRight w:val="0"/>
                                              <w:marTop w:val="0"/>
                                              <w:marBottom w:val="0"/>
                                              <w:divBdr>
                                                <w:top w:val="none" w:sz="0" w:space="0" w:color="auto"/>
                                                <w:left w:val="none" w:sz="0" w:space="0" w:color="auto"/>
                                                <w:bottom w:val="none" w:sz="0" w:space="0" w:color="auto"/>
                                                <w:right w:val="none" w:sz="0" w:space="0" w:color="auto"/>
                                              </w:divBdr>
                                              <w:divsChild>
                                                <w:div w:id="652874548">
                                                  <w:marLeft w:val="0"/>
                                                  <w:marRight w:val="0"/>
                                                  <w:marTop w:val="0"/>
                                                  <w:marBottom w:val="0"/>
                                                  <w:divBdr>
                                                    <w:top w:val="none" w:sz="0" w:space="0" w:color="auto"/>
                                                    <w:left w:val="none" w:sz="0" w:space="0" w:color="auto"/>
                                                    <w:bottom w:val="none" w:sz="0" w:space="0" w:color="auto"/>
                                                    <w:right w:val="none" w:sz="0" w:space="0" w:color="auto"/>
                                                  </w:divBdr>
                                                  <w:divsChild>
                                                    <w:div w:id="533351177">
                                                      <w:marLeft w:val="0"/>
                                                      <w:marRight w:val="0"/>
                                                      <w:marTop w:val="0"/>
                                                      <w:marBottom w:val="0"/>
                                                      <w:divBdr>
                                                        <w:top w:val="none" w:sz="0" w:space="0" w:color="auto"/>
                                                        <w:left w:val="none" w:sz="0" w:space="0" w:color="auto"/>
                                                        <w:bottom w:val="none" w:sz="0" w:space="0" w:color="auto"/>
                                                        <w:right w:val="none" w:sz="0" w:space="0" w:color="auto"/>
                                                      </w:divBdr>
                                                      <w:divsChild>
                                                        <w:div w:id="4021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233197">
                                              <w:marLeft w:val="0"/>
                                              <w:marRight w:val="0"/>
                                              <w:marTop w:val="0"/>
                                              <w:marBottom w:val="0"/>
                                              <w:divBdr>
                                                <w:top w:val="none" w:sz="0" w:space="0" w:color="auto"/>
                                                <w:left w:val="none" w:sz="0" w:space="0" w:color="auto"/>
                                                <w:bottom w:val="none" w:sz="0" w:space="0" w:color="auto"/>
                                                <w:right w:val="none" w:sz="0" w:space="0" w:color="auto"/>
                                              </w:divBdr>
                                              <w:divsChild>
                                                <w:div w:id="1468357768">
                                                  <w:marLeft w:val="0"/>
                                                  <w:marRight w:val="0"/>
                                                  <w:marTop w:val="0"/>
                                                  <w:marBottom w:val="0"/>
                                                  <w:divBdr>
                                                    <w:top w:val="none" w:sz="0" w:space="0" w:color="auto"/>
                                                    <w:left w:val="none" w:sz="0" w:space="0" w:color="auto"/>
                                                    <w:bottom w:val="none" w:sz="0" w:space="0" w:color="auto"/>
                                                    <w:right w:val="none" w:sz="0" w:space="0" w:color="auto"/>
                                                  </w:divBdr>
                                                  <w:divsChild>
                                                    <w:div w:id="358632185">
                                                      <w:marLeft w:val="0"/>
                                                      <w:marRight w:val="0"/>
                                                      <w:marTop w:val="0"/>
                                                      <w:marBottom w:val="0"/>
                                                      <w:divBdr>
                                                        <w:top w:val="none" w:sz="0" w:space="0" w:color="auto"/>
                                                        <w:left w:val="none" w:sz="0" w:space="0" w:color="auto"/>
                                                        <w:bottom w:val="none" w:sz="0" w:space="0" w:color="auto"/>
                                                        <w:right w:val="none" w:sz="0" w:space="0" w:color="auto"/>
                                                      </w:divBdr>
                                                      <w:divsChild>
                                                        <w:div w:id="19248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997215">
      <w:bodyDiv w:val="1"/>
      <w:marLeft w:val="0"/>
      <w:marRight w:val="0"/>
      <w:marTop w:val="0"/>
      <w:marBottom w:val="0"/>
      <w:divBdr>
        <w:top w:val="none" w:sz="0" w:space="0" w:color="auto"/>
        <w:left w:val="none" w:sz="0" w:space="0" w:color="auto"/>
        <w:bottom w:val="none" w:sz="0" w:space="0" w:color="auto"/>
        <w:right w:val="none" w:sz="0" w:space="0" w:color="auto"/>
      </w:divBdr>
      <w:divsChild>
        <w:div w:id="481390728">
          <w:marLeft w:val="0"/>
          <w:marRight w:val="0"/>
          <w:marTop w:val="0"/>
          <w:marBottom w:val="0"/>
          <w:divBdr>
            <w:top w:val="none" w:sz="0" w:space="0" w:color="auto"/>
            <w:left w:val="none" w:sz="0" w:space="0" w:color="auto"/>
            <w:bottom w:val="none" w:sz="0" w:space="0" w:color="auto"/>
            <w:right w:val="none" w:sz="0" w:space="0" w:color="auto"/>
          </w:divBdr>
          <w:divsChild>
            <w:div w:id="739062068">
              <w:marLeft w:val="0"/>
              <w:marRight w:val="0"/>
              <w:marTop w:val="0"/>
              <w:marBottom w:val="0"/>
              <w:divBdr>
                <w:top w:val="none" w:sz="0" w:space="0" w:color="auto"/>
                <w:left w:val="none" w:sz="0" w:space="0" w:color="auto"/>
                <w:bottom w:val="none" w:sz="0" w:space="0" w:color="auto"/>
                <w:right w:val="none" w:sz="0" w:space="0" w:color="auto"/>
              </w:divBdr>
              <w:divsChild>
                <w:div w:id="501512795">
                  <w:marLeft w:val="0"/>
                  <w:marRight w:val="0"/>
                  <w:marTop w:val="0"/>
                  <w:marBottom w:val="0"/>
                  <w:divBdr>
                    <w:top w:val="none" w:sz="0" w:space="0" w:color="auto"/>
                    <w:left w:val="none" w:sz="0" w:space="0" w:color="auto"/>
                    <w:bottom w:val="none" w:sz="0" w:space="0" w:color="auto"/>
                    <w:right w:val="none" w:sz="0" w:space="0" w:color="auto"/>
                  </w:divBdr>
                  <w:divsChild>
                    <w:div w:id="13562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15223">
          <w:marLeft w:val="0"/>
          <w:marRight w:val="0"/>
          <w:marTop w:val="0"/>
          <w:marBottom w:val="0"/>
          <w:divBdr>
            <w:top w:val="none" w:sz="0" w:space="0" w:color="auto"/>
            <w:left w:val="none" w:sz="0" w:space="0" w:color="auto"/>
            <w:bottom w:val="none" w:sz="0" w:space="0" w:color="auto"/>
            <w:right w:val="none" w:sz="0" w:space="0" w:color="auto"/>
          </w:divBdr>
          <w:divsChild>
            <w:div w:id="1002508666">
              <w:marLeft w:val="0"/>
              <w:marRight w:val="0"/>
              <w:marTop w:val="0"/>
              <w:marBottom w:val="0"/>
              <w:divBdr>
                <w:top w:val="none" w:sz="0" w:space="0" w:color="auto"/>
                <w:left w:val="none" w:sz="0" w:space="0" w:color="auto"/>
                <w:bottom w:val="none" w:sz="0" w:space="0" w:color="auto"/>
                <w:right w:val="none" w:sz="0" w:space="0" w:color="auto"/>
              </w:divBdr>
              <w:divsChild>
                <w:div w:id="744448539">
                  <w:marLeft w:val="0"/>
                  <w:marRight w:val="0"/>
                  <w:marTop w:val="0"/>
                  <w:marBottom w:val="0"/>
                  <w:divBdr>
                    <w:top w:val="none" w:sz="0" w:space="0" w:color="auto"/>
                    <w:left w:val="none" w:sz="0" w:space="0" w:color="auto"/>
                    <w:bottom w:val="none" w:sz="0" w:space="0" w:color="auto"/>
                    <w:right w:val="none" w:sz="0" w:space="0" w:color="auto"/>
                  </w:divBdr>
                  <w:divsChild>
                    <w:div w:id="10189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58254">
      <w:bodyDiv w:val="1"/>
      <w:marLeft w:val="0"/>
      <w:marRight w:val="0"/>
      <w:marTop w:val="0"/>
      <w:marBottom w:val="0"/>
      <w:divBdr>
        <w:top w:val="none" w:sz="0" w:space="0" w:color="auto"/>
        <w:left w:val="none" w:sz="0" w:space="0" w:color="auto"/>
        <w:bottom w:val="none" w:sz="0" w:space="0" w:color="auto"/>
        <w:right w:val="none" w:sz="0" w:space="0" w:color="auto"/>
      </w:divBdr>
    </w:div>
    <w:div w:id="53554293">
      <w:bodyDiv w:val="1"/>
      <w:marLeft w:val="0"/>
      <w:marRight w:val="0"/>
      <w:marTop w:val="0"/>
      <w:marBottom w:val="0"/>
      <w:divBdr>
        <w:top w:val="none" w:sz="0" w:space="0" w:color="auto"/>
        <w:left w:val="none" w:sz="0" w:space="0" w:color="auto"/>
        <w:bottom w:val="none" w:sz="0" w:space="0" w:color="auto"/>
        <w:right w:val="none" w:sz="0" w:space="0" w:color="auto"/>
      </w:divBdr>
    </w:div>
    <w:div w:id="54669145">
      <w:bodyDiv w:val="1"/>
      <w:marLeft w:val="0"/>
      <w:marRight w:val="0"/>
      <w:marTop w:val="0"/>
      <w:marBottom w:val="0"/>
      <w:divBdr>
        <w:top w:val="none" w:sz="0" w:space="0" w:color="auto"/>
        <w:left w:val="none" w:sz="0" w:space="0" w:color="auto"/>
        <w:bottom w:val="none" w:sz="0" w:space="0" w:color="auto"/>
        <w:right w:val="none" w:sz="0" w:space="0" w:color="auto"/>
      </w:divBdr>
      <w:divsChild>
        <w:div w:id="1866210646">
          <w:marLeft w:val="0"/>
          <w:marRight w:val="0"/>
          <w:marTop w:val="0"/>
          <w:marBottom w:val="0"/>
          <w:divBdr>
            <w:top w:val="none" w:sz="0" w:space="0" w:color="auto"/>
            <w:left w:val="none" w:sz="0" w:space="0" w:color="auto"/>
            <w:bottom w:val="none" w:sz="0" w:space="0" w:color="auto"/>
            <w:right w:val="none" w:sz="0" w:space="0" w:color="auto"/>
          </w:divBdr>
          <w:divsChild>
            <w:div w:id="1037659103">
              <w:marLeft w:val="0"/>
              <w:marRight w:val="0"/>
              <w:marTop w:val="0"/>
              <w:marBottom w:val="0"/>
              <w:divBdr>
                <w:top w:val="none" w:sz="0" w:space="0" w:color="auto"/>
                <w:left w:val="none" w:sz="0" w:space="0" w:color="auto"/>
                <w:bottom w:val="none" w:sz="0" w:space="0" w:color="auto"/>
                <w:right w:val="none" w:sz="0" w:space="0" w:color="auto"/>
              </w:divBdr>
              <w:divsChild>
                <w:div w:id="2048989351">
                  <w:marLeft w:val="0"/>
                  <w:marRight w:val="0"/>
                  <w:marTop w:val="0"/>
                  <w:marBottom w:val="0"/>
                  <w:divBdr>
                    <w:top w:val="none" w:sz="0" w:space="0" w:color="auto"/>
                    <w:left w:val="none" w:sz="0" w:space="0" w:color="auto"/>
                    <w:bottom w:val="none" w:sz="0" w:space="0" w:color="auto"/>
                    <w:right w:val="none" w:sz="0" w:space="0" w:color="auto"/>
                  </w:divBdr>
                  <w:divsChild>
                    <w:div w:id="513494151">
                      <w:marLeft w:val="0"/>
                      <w:marRight w:val="0"/>
                      <w:marTop w:val="0"/>
                      <w:marBottom w:val="0"/>
                      <w:divBdr>
                        <w:top w:val="none" w:sz="0" w:space="0" w:color="auto"/>
                        <w:left w:val="none" w:sz="0" w:space="0" w:color="auto"/>
                        <w:bottom w:val="none" w:sz="0" w:space="0" w:color="auto"/>
                        <w:right w:val="none" w:sz="0" w:space="0" w:color="auto"/>
                      </w:divBdr>
                      <w:divsChild>
                        <w:div w:id="255335483">
                          <w:marLeft w:val="0"/>
                          <w:marRight w:val="0"/>
                          <w:marTop w:val="0"/>
                          <w:marBottom w:val="0"/>
                          <w:divBdr>
                            <w:top w:val="none" w:sz="0" w:space="0" w:color="auto"/>
                            <w:left w:val="none" w:sz="0" w:space="0" w:color="auto"/>
                            <w:bottom w:val="none" w:sz="0" w:space="0" w:color="auto"/>
                            <w:right w:val="none" w:sz="0" w:space="0" w:color="auto"/>
                          </w:divBdr>
                          <w:divsChild>
                            <w:div w:id="96465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41372">
      <w:bodyDiv w:val="1"/>
      <w:marLeft w:val="0"/>
      <w:marRight w:val="0"/>
      <w:marTop w:val="0"/>
      <w:marBottom w:val="0"/>
      <w:divBdr>
        <w:top w:val="none" w:sz="0" w:space="0" w:color="auto"/>
        <w:left w:val="none" w:sz="0" w:space="0" w:color="auto"/>
        <w:bottom w:val="none" w:sz="0" w:space="0" w:color="auto"/>
        <w:right w:val="none" w:sz="0" w:space="0" w:color="auto"/>
      </w:divBdr>
      <w:divsChild>
        <w:div w:id="2040280221">
          <w:marLeft w:val="0"/>
          <w:marRight w:val="0"/>
          <w:marTop w:val="0"/>
          <w:marBottom w:val="0"/>
          <w:divBdr>
            <w:top w:val="none" w:sz="0" w:space="0" w:color="auto"/>
            <w:left w:val="none" w:sz="0" w:space="0" w:color="auto"/>
            <w:bottom w:val="none" w:sz="0" w:space="0" w:color="auto"/>
            <w:right w:val="none" w:sz="0" w:space="0" w:color="auto"/>
          </w:divBdr>
          <w:divsChild>
            <w:div w:id="262493870">
              <w:marLeft w:val="0"/>
              <w:marRight w:val="0"/>
              <w:marTop w:val="0"/>
              <w:marBottom w:val="0"/>
              <w:divBdr>
                <w:top w:val="none" w:sz="0" w:space="0" w:color="auto"/>
                <w:left w:val="none" w:sz="0" w:space="0" w:color="auto"/>
                <w:bottom w:val="none" w:sz="0" w:space="0" w:color="auto"/>
                <w:right w:val="none" w:sz="0" w:space="0" w:color="auto"/>
              </w:divBdr>
              <w:divsChild>
                <w:div w:id="665519295">
                  <w:marLeft w:val="0"/>
                  <w:marRight w:val="0"/>
                  <w:marTop w:val="0"/>
                  <w:marBottom w:val="0"/>
                  <w:divBdr>
                    <w:top w:val="none" w:sz="0" w:space="0" w:color="auto"/>
                    <w:left w:val="none" w:sz="0" w:space="0" w:color="auto"/>
                    <w:bottom w:val="none" w:sz="0" w:space="0" w:color="auto"/>
                    <w:right w:val="none" w:sz="0" w:space="0" w:color="auto"/>
                  </w:divBdr>
                  <w:divsChild>
                    <w:div w:id="1433479108">
                      <w:marLeft w:val="0"/>
                      <w:marRight w:val="0"/>
                      <w:marTop w:val="0"/>
                      <w:marBottom w:val="0"/>
                      <w:divBdr>
                        <w:top w:val="none" w:sz="0" w:space="0" w:color="auto"/>
                        <w:left w:val="none" w:sz="0" w:space="0" w:color="auto"/>
                        <w:bottom w:val="none" w:sz="0" w:space="0" w:color="auto"/>
                        <w:right w:val="none" w:sz="0" w:space="0" w:color="auto"/>
                      </w:divBdr>
                      <w:divsChild>
                        <w:div w:id="314796322">
                          <w:marLeft w:val="0"/>
                          <w:marRight w:val="0"/>
                          <w:marTop w:val="0"/>
                          <w:marBottom w:val="0"/>
                          <w:divBdr>
                            <w:top w:val="none" w:sz="0" w:space="0" w:color="auto"/>
                            <w:left w:val="none" w:sz="0" w:space="0" w:color="auto"/>
                            <w:bottom w:val="none" w:sz="0" w:space="0" w:color="auto"/>
                            <w:right w:val="none" w:sz="0" w:space="0" w:color="auto"/>
                          </w:divBdr>
                          <w:divsChild>
                            <w:div w:id="8229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23744">
      <w:bodyDiv w:val="1"/>
      <w:marLeft w:val="0"/>
      <w:marRight w:val="0"/>
      <w:marTop w:val="0"/>
      <w:marBottom w:val="0"/>
      <w:divBdr>
        <w:top w:val="none" w:sz="0" w:space="0" w:color="auto"/>
        <w:left w:val="none" w:sz="0" w:space="0" w:color="auto"/>
        <w:bottom w:val="none" w:sz="0" w:space="0" w:color="auto"/>
        <w:right w:val="none" w:sz="0" w:space="0" w:color="auto"/>
      </w:divBdr>
    </w:div>
    <w:div w:id="86462774">
      <w:bodyDiv w:val="1"/>
      <w:marLeft w:val="0"/>
      <w:marRight w:val="0"/>
      <w:marTop w:val="0"/>
      <w:marBottom w:val="0"/>
      <w:divBdr>
        <w:top w:val="none" w:sz="0" w:space="0" w:color="auto"/>
        <w:left w:val="none" w:sz="0" w:space="0" w:color="auto"/>
        <w:bottom w:val="none" w:sz="0" w:space="0" w:color="auto"/>
        <w:right w:val="none" w:sz="0" w:space="0" w:color="auto"/>
      </w:divBdr>
    </w:div>
    <w:div w:id="90199753">
      <w:bodyDiv w:val="1"/>
      <w:marLeft w:val="0"/>
      <w:marRight w:val="0"/>
      <w:marTop w:val="0"/>
      <w:marBottom w:val="0"/>
      <w:divBdr>
        <w:top w:val="none" w:sz="0" w:space="0" w:color="auto"/>
        <w:left w:val="none" w:sz="0" w:space="0" w:color="auto"/>
        <w:bottom w:val="none" w:sz="0" w:space="0" w:color="auto"/>
        <w:right w:val="none" w:sz="0" w:space="0" w:color="auto"/>
      </w:divBdr>
    </w:div>
    <w:div w:id="108359057">
      <w:bodyDiv w:val="1"/>
      <w:marLeft w:val="0"/>
      <w:marRight w:val="0"/>
      <w:marTop w:val="0"/>
      <w:marBottom w:val="0"/>
      <w:divBdr>
        <w:top w:val="none" w:sz="0" w:space="0" w:color="auto"/>
        <w:left w:val="none" w:sz="0" w:space="0" w:color="auto"/>
        <w:bottom w:val="none" w:sz="0" w:space="0" w:color="auto"/>
        <w:right w:val="none" w:sz="0" w:space="0" w:color="auto"/>
      </w:divBdr>
    </w:div>
    <w:div w:id="117338852">
      <w:bodyDiv w:val="1"/>
      <w:marLeft w:val="0"/>
      <w:marRight w:val="0"/>
      <w:marTop w:val="0"/>
      <w:marBottom w:val="0"/>
      <w:divBdr>
        <w:top w:val="none" w:sz="0" w:space="0" w:color="auto"/>
        <w:left w:val="none" w:sz="0" w:space="0" w:color="auto"/>
        <w:bottom w:val="none" w:sz="0" w:space="0" w:color="auto"/>
        <w:right w:val="none" w:sz="0" w:space="0" w:color="auto"/>
      </w:divBdr>
    </w:div>
    <w:div w:id="122387473">
      <w:bodyDiv w:val="1"/>
      <w:marLeft w:val="0"/>
      <w:marRight w:val="0"/>
      <w:marTop w:val="0"/>
      <w:marBottom w:val="0"/>
      <w:divBdr>
        <w:top w:val="none" w:sz="0" w:space="0" w:color="auto"/>
        <w:left w:val="none" w:sz="0" w:space="0" w:color="auto"/>
        <w:bottom w:val="none" w:sz="0" w:space="0" w:color="auto"/>
        <w:right w:val="none" w:sz="0" w:space="0" w:color="auto"/>
      </w:divBdr>
      <w:divsChild>
        <w:div w:id="1275601295">
          <w:marLeft w:val="0"/>
          <w:marRight w:val="0"/>
          <w:marTop w:val="0"/>
          <w:marBottom w:val="0"/>
          <w:divBdr>
            <w:top w:val="none" w:sz="0" w:space="0" w:color="auto"/>
            <w:left w:val="none" w:sz="0" w:space="0" w:color="auto"/>
            <w:bottom w:val="none" w:sz="0" w:space="0" w:color="auto"/>
            <w:right w:val="none" w:sz="0" w:space="0" w:color="auto"/>
          </w:divBdr>
          <w:divsChild>
            <w:div w:id="781338918">
              <w:marLeft w:val="0"/>
              <w:marRight w:val="0"/>
              <w:marTop w:val="0"/>
              <w:marBottom w:val="0"/>
              <w:divBdr>
                <w:top w:val="none" w:sz="0" w:space="0" w:color="auto"/>
                <w:left w:val="none" w:sz="0" w:space="0" w:color="auto"/>
                <w:bottom w:val="none" w:sz="0" w:space="0" w:color="auto"/>
                <w:right w:val="none" w:sz="0" w:space="0" w:color="auto"/>
              </w:divBdr>
              <w:divsChild>
                <w:div w:id="427508018">
                  <w:marLeft w:val="0"/>
                  <w:marRight w:val="0"/>
                  <w:marTop w:val="0"/>
                  <w:marBottom w:val="0"/>
                  <w:divBdr>
                    <w:top w:val="none" w:sz="0" w:space="0" w:color="auto"/>
                    <w:left w:val="none" w:sz="0" w:space="0" w:color="auto"/>
                    <w:bottom w:val="none" w:sz="0" w:space="0" w:color="auto"/>
                    <w:right w:val="none" w:sz="0" w:space="0" w:color="auto"/>
                  </w:divBdr>
                  <w:divsChild>
                    <w:div w:id="1919364703">
                      <w:marLeft w:val="0"/>
                      <w:marRight w:val="0"/>
                      <w:marTop w:val="0"/>
                      <w:marBottom w:val="0"/>
                      <w:divBdr>
                        <w:top w:val="none" w:sz="0" w:space="0" w:color="auto"/>
                        <w:left w:val="none" w:sz="0" w:space="0" w:color="auto"/>
                        <w:bottom w:val="none" w:sz="0" w:space="0" w:color="auto"/>
                        <w:right w:val="none" w:sz="0" w:space="0" w:color="auto"/>
                      </w:divBdr>
                      <w:divsChild>
                        <w:div w:id="1357923229">
                          <w:marLeft w:val="0"/>
                          <w:marRight w:val="0"/>
                          <w:marTop w:val="0"/>
                          <w:marBottom w:val="0"/>
                          <w:divBdr>
                            <w:top w:val="none" w:sz="0" w:space="0" w:color="auto"/>
                            <w:left w:val="none" w:sz="0" w:space="0" w:color="auto"/>
                            <w:bottom w:val="none" w:sz="0" w:space="0" w:color="auto"/>
                            <w:right w:val="none" w:sz="0" w:space="0" w:color="auto"/>
                          </w:divBdr>
                          <w:divsChild>
                            <w:div w:id="1607807685">
                              <w:marLeft w:val="0"/>
                              <w:marRight w:val="0"/>
                              <w:marTop w:val="0"/>
                              <w:marBottom w:val="0"/>
                              <w:divBdr>
                                <w:top w:val="none" w:sz="0" w:space="0" w:color="auto"/>
                                <w:left w:val="none" w:sz="0" w:space="0" w:color="auto"/>
                                <w:bottom w:val="none" w:sz="0" w:space="0" w:color="auto"/>
                                <w:right w:val="none" w:sz="0" w:space="0" w:color="auto"/>
                              </w:divBdr>
                              <w:divsChild>
                                <w:div w:id="1036589047">
                                  <w:marLeft w:val="0"/>
                                  <w:marRight w:val="0"/>
                                  <w:marTop w:val="0"/>
                                  <w:marBottom w:val="0"/>
                                  <w:divBdr>
                                    <w:top w:val="none" w:sz="0" w:space="0" w:color="auto"/>
                                    <w:left w:val="none" w:sz="0" w:space="0" w:color="auto"/>
                                    <w:bottom w:val="none" w:sz="0" w:space="0" w:color="auto"/>
                                    <w:right w:val="none" w:sz="0" w:space="0" w:color="auto"/>
                                  </w:divBdr>
                                  <w:divsChild>
                                    <w:div w:id="1217355704">
                                      <w:marLeft w:val="0"/>
                                      <w:marRight w:val="0"/>
                                      <w:marTop w:val="0"/>
                                      <w:marBottom w:val="0"/>
                                      <w:divBdr>
                                        <w:top w:val="none" w:sz="0" w:space="0" w:color="auto"/>
                                        <w:left w:val="none" w:sz="0" w:space="0" w:color="auto"/>
                                        <w:bottom w:val="none" w:sz="0" w:space="0" w:color="auto"/>
                                        <w:right w:val="none" w:sz="0" w:space="0" w:color="auto"/>
                                      </w:divBdr>
                                      <w:divsChild>
                                        <w:div w:id="1480077400">
                                          <w:marLeft w:val="0"/>
                                          <w:marRight w:val="0"/>
                                          <w:marTop w:val="0"/>
                                          <w:marBottom w:val="0"/>
                                          <w:divBdr>
                                            <w:top w:val="none" w:sz="0" w:space="0" w:color="auto"/>
                                            <w:left w:val="none" w:sz="0" w:space="0" w:color="auto"/>
                                            <w:bottom w:val="none" w:sz="0" w:space="0" w:color="auto"/>
                                            <w:right w:val="none" w:sz="0" w:space="0" w:color="auto"/>
                                          </w:divBdr>
                                          <w:divsChild>
                                            <w:div w:id="695469074">
                                              <w:marLeft w:val="0"/>
                                              <w:marRight w:val="0"/>
                                              <w:marTop w:val="0"/>
                                              <w:marBottom w:val="0"/>
                                              <w:divBdr>
                                                <w:top w:val="none" w:sz="0" w:space="0" w:color="auto"/>
                                                <w:left w:val="none" w:sz="0" w:space="0" w:color="auto"/>
                                                <w:bottom w:val="none" w:sz="0" w:space="0" w:color="auto"/>
                                                <w:right w:val="none" w:sz="0" w:space="0" w:color="auto"/>
                                              </w:divBdr>
                                              <w:divsChild>
                                                <w:div w:id="782462311">
                                                  <w:marLeft w:val="0"/>
                                                  <w:marRight w:val="0"/>
                                                  <w:marTop w:val="0"/>
                                                  <w:marBottom w:val="0"/>
                                                  <w:divBdr>
                                                    <w:top w:val="none" w:sz="0" w:space="0" w:color="auto"/>
                                                    <w:left w:val="none" w:sz="0" w:space="0" w:color="auto"/>
                                                    <w:bottom w:val="none" w:sz="0" w:space="0" w:color="auto"/>
                                                    <w:right w:val="none" w:sz="0" w:space="0" w:color="auto"/>
                                                  </w:divBdr>
                                                  <w:divsChild>
                                                    <w:div w:id="79182079">
                                                      <w:marLeft w:val="0"/>
                                                      <w:marRight w:val="0"/>
                                                      <w:marTop w:val="0"/>
                                                      <w:marBottom w:val="0"/>
                                                      <w:divBdr>
                                                        <w:top w:val="none" w:sz="0" w:space="0" w:color="auto"/>
                                                        <w:left w:val="none" w:sz="0" w:space="0" w:color="auto"/>
                                                        <w:bottom w:val="none" w:sz="0" w:space="0" w:color="auto"/>
                                                        <w:right w:val="none" w:sz="0" w:space="0" w:color="auto"/>
                                                      </w:divBdr>
                                                      <w:divsChild>
                                                        <w:div w:id="89843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640876">
                                              <w:marLeft w:val="0"/>
                                              <w:marRight w:val="0"/>
                                              <w:marTop w:val="0"/>
                                              <w:marBottom w:val="0"/>
                                              <w:divBdr>
                                                <w:top w:val="none" w:sz="0" w:space="0" w:color="auto"/>
                                                <w:left w:val="none" w:sz="0" w:space="0" w:color="auto"/>
                                                <w:bottom w:val="none" w:sz="0" w:space="0" w:color="auto"/>
                                                <w:right w:val="none" w:sz="0" w:space="0" w:color="auto"/>
                                              </w:divBdr>
                                              <w:divsChild>
                                                <w:div w:id="1137528522">
                                                  <w:marLeft w:val="0"/>
                                                  <w:marRight w:val="0"/>
                                                  <w:marTop w:val="0"/>
                                                  <w:marBottom w:val="0"/>
                                                  <w:divBdr>
                                                    <w:top w:val="none" w:sz="0" w:space="0" w:color="auto"/>
                                                    <w:left w:val="none" w:sz="0" w:space="0" w:color="auto"/>
                                                    <w:bottom w:val="none" w:sz="0" w:space="0" w:color="auto"/>
                                                    <w:right w:val="none" w:sz="0" w:space="0" w:color="auto"/>
                                                  </w:divBdr>
                                                  <w:divsChild>
                                                    <w:div w:id="1324236683">
                                                      <w:marLeft w:val="0"/>
                                                      <w:marRight w:val="0"/>
                                                      <w:marTop w:val="0"/>
                                                      <w:marBottom w:val="0"/>
                                                      <w:divBdr>
                                                        <w:top w:val="none" w:sz="0" w:space="0" w:color="auto"/>
                                                        <w:left w:val="none" w:sz="0" w:space="0" w:color="auto"/>
                                                        <w:bottom w:val="none" w:sz="0" w:space="0" w:color="auto"/>
                                                        <w:right w:val="none" w:sz="0" w:space="0" w:color="auto"/>
                                                      </w:divBdr>
                                                      <w:divsChild>
                                                        <w:div w:id="5303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478682">
          <w:marLeft w:val="0"/>
          <w:marRight w:val="0"/>
          <w:marTop w:val="0"/>
          <w:marBottom w:val="0"/>
          <w:divBdr>
            <w:top w:val="none" w:sz="0" w:space="0" w:color="auto"/>
            <w:left w:val="none" w:sz="0" w:space="0" w:color="auto"/>
            <w:bottom w:val="none" w:sz="0" w:space="0" w:color="auto"/>
            <w:right w:val="none" w:sz="0" w:space="0" w:color="auto"/>
          </w:divBdr>
          <w:divsChild>
            <w:div w:id="287007618">
              <w:marLeft w:val="0"/>
              <w:marRight w:val="0"/>
              <w:marTop w:val="0"/>
              <w:marBottom w:val="0"/>
              <w:divBdr>
                <w:top w:val="none" w:sz="0" w:space="0" w:color="auto"/>
                <w:left w:val="none" w:sz="0" w:space="0" w:color="auto"/>
                <w:bottom w:val="none" w:sz="0" w:space="0" w:color="auto"/>
                <w:right w:val="none" w:sz="0" w:space="0" w:color="auto"/>
              </w:divBdr>
              <w:divsChild>
                <w:div w:id="1623148379">
                  <w:marLeft w:val="0"/>
                  <w:marRight w:val="0"/>
                  <w:marTop w:val="0"/>
                  <w:marBottom w:val="0"/>
                  <w:divBdr>
                    <w:top w:val="none" w:sz="0" w:space="0" w:color="auto"/>
                    <w:left w:val="none" w:sz="0" w:space="0" w:color="auto"/>
                    <w:bottom w:val="none" w:sz="0" w:space="0" w:color="auto"/>
                    <w:right w:val="none" w:sz="0" w:space="0" w:color="auto"/>
                  </w:divBdr>
                  <w:divsChild>
                    <w:div w:id="788864722">
                      <w:marLeft w:val="0"/>
                      <w:marRight w:val="0"/>
                      <w:marTop w:val="0"/>
                      <w:marBottom w:val="0"/>
                      <w:divBdr>
                        <w:top w:val="none" w:sz="0" w:space="0" w:color="auto"/>
                        <w:left w:val="none" w:sz="0" w:space="0" w:color="auto"/>
                        <w:bottom w:val="none" w:sz="0" w:space="0" w:color="auto"/>
                        <w:right w:val="none" w:sz="0" w:space="0" w:color="auto"/>
                      </w:divBdr>
                      <w:divsChild>
                        <w:div w:id="1625035428">
                          <w:marLeft w:val="0"/>
                          <w:marRight w:val="0"/>
                          <w:marTop w:val="0"/>
                          <w:marBottom w:val="0"/>
                          <w:divBdr>
                            <w:top w:val="none" w:sz="0" w:space="0" w:color="auto"/>
                            <w:left w:val="none" w:sz="0" w:space="0" w:color="auto"/>
                            <w:bottom w:val="none" w:sz="0" w:space="0" w:color="auto"/>
                            <w:right w:val="none" w:sz="0" w:space="0" w:color="auto"/>
                          </w:divBdr>
                          <w:divsChild>
                            <w:div w:id="45492646">
                              <w:marLeft w:val="0"/>
                              <w:marRight w:val="0"/>
                              <w:marTop w:val="0"/>
                              <w:marBottom w:val="0"/>
                              <w:divBdr>
                                <w:top w:val="none" w:sz="0" w:space="0" w:color="auto"/>
                                <w:left w:val="none" w:sz="0" w:space="0" w:color="auto"/>
                                <w:bottom w:val="none" w:sz="0" w:space="0" w:color="auto"/>
                                <w:right w:val="none" w:sz="0" w:space="0" w:color="auto"/>
                              </w:divBdr>
                              <w:divsChild>
                                <w:div w:id="1743602376">
                                  <w:marLeft w:val="0"/>
                                  <w:marRight w:val="0"/>
                                  <w:marTop w:val="0"/>
                                  <w:marBottom w:val="0"/>
                                  <w:divBdr>
                                    <w:top w:val="none" w:sz="0" w:space="0" w:color="auto"/>
                                    <w:left w:val="none" w:sz="0" w:space="0" w:color="auto"/>
                                    <w:bottom w:val="none" w:sz="0" w:space="0" w:color="auto"/>
                                    <w:right w:val="none" w:sz="0" w:space="0" w:color="auto"/>
                                  </w:divBdr>
                                  <w:divsChild>
                                    <w:div w:id="1821343335">
                                      <w:marLeft w:val="0"/>
                                      <w:marRight w:val="0"/>
                                      <w:marTop w:val="0"/>
                                      <w:marBottom w:val="0"/>
                                      <w:divBdr>
                                        <w:top w:val="none" w:sz="0" w:space="0" w:color="auto"/>
                                        <w:left w:val="none" w:sz="0" w:space="0" w:color="auto"/>
                                        <w:bottom w:val="none" w:sz="0" w:space="0" w:color="auto"/>
                                        <w:right w:val="none" w:sz="0" w:space="0" w:color="auto"/>
                                      </w:divBdr>
                                      <w:divsChild>
                                        <w:div w:id="1406730553">
                                          <w:marLeft w:val="0"/>
                                          <w:marRight w:val="0"/>
                                          <w:marTop w:val="0"/>
                                          <w:marBottom w:val="0"/>
                                          <w:divBdr>
                                            <w:top w:val="none" w:sz="0" w:space="0" w:color="auto"/>
                                            <w:left w:val="none" w:sz="0" w:space="0" w:color="auto"/>
                                            <w:bottom w:val="none" w:sz="0" w:space="0" w:color="auto"/>
                                            <w:right w:val="none" w:sz="0" w:space="0" w:color="auto"/>
                                          </w:divBdr>
                                          <w:divsChild>
                                            <w:div w:id="407313166">
                                              <w:marLeft w:val="0"/>
                                              <w:marRight w:val="0"/>
                                              <w:marTop w:val="0"/>
                                              <w:marBottom w:val="0"/>
                                              <w:divBdr>
                                                <w:top w:val="none" w:sz="0" w:space="0" w:color="auto"/>
                                                <w:left w:val="none" w:sz="0" w:space="0" w:color="auto"/>
                                                <w:bottom w:val="none" w:sz="0" w:space="0" w:color="auto"/>
                                                <w:right w:val="none" w:sz="0" w:space="0" w:color="auto"/>
                                              </w:divBdr>
                                              <w:divsChild>
                                                <w:div w:id="1106584596">
                                                  <w:marLeft w:val="0"/>
                                                  <w:marRight w:val="0"/>
                                                  <w:marTop w:val="0"/>
                                                  <w:marBottom w:val="0"/>
                                                  <w:divBdr>
                                                    <w:top w:val="none" w:sz="0" w:space="0" w:color="auto"/>
                                                    <w:left w:val="none" w:sz="0" w:space="0" w:color="auto"/>
                                                    <w:bottom w:val="none" w:sz="0" w:space="0" w:color="auto"/>
                                                    <w:right w:val="none" w:sz="0" w:space="0" w:color="auto"/>
                                                  </w:divBdr>
                                                  <w:divsChild>
                                                    <w:div w:id="213243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7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553648">
      <w:bodyDiv w:val="1"/>
      <w:marLeft w:val="0"/>
      <w:marRight w:val="0"/>
      <w:marTop w:val="0"/>
      <w:marBottom w:val="0"/>
      <w:divBdr>
        <w:top w:val="none" w:sz="0" w:space="0" w:color="auto"/>
        <w:left w:val="none" w:sz="0" w:space="0" w:color="auto"/>
        <w:bottom w:val="none" w:sz="0" w:space="0" w:color="auto"/>
        <w:right w:val="none" w:sz="0" w:space="0" w:color="auto"/>
      </w:divBdr>
    </w:div>
    <w:div w:id="127552172">
      <w:bodyDiv w:val="1"/>
      <w:marLeft w:val="0"/>
      <w:marRight w:val="0"/>
      <w:marTop w:val="0"/>
      <w:marBottom w:val="0"/>
      <w:divBdr>
        <w:top w:val="none" w:sz="0" w:space="0" w:color="auto"/>
        <w:left w:val="none" w:sz="0" w:space="0" w:color="auto"/>
        <w:bottom w:val="none" w:sz="0" w:space="0" w:color="auto"/>
        <w:right w:val="none" w:sz="0" w:space="0" w:color="auto"/>
      </w:divBdr>
    </w:div>
    <w:div w:id="137572561">
      <w:bodyDiv w:val="1"/>
      <w:marLeft w:val="0"/>
      <w:marRight w:val="0"/>
      <w:marTop w:val="0"/>
      <w:marBottom w:val="0"/>
      <w:divBdr>
        <w:top w:val="none" w:sz="0" w:space="0" w:color="auto"/>
        <w:left w:val="none" w:sz="0" w:space="0" w:color="auto"/>
        <w:bottom w:val="none" w:sz="0" w:space="0" w:color="auto"/>
        <w:right w:val="none" w:sz="0" w:space="0" w:color="auto"/>
      </w:divBdr>
    </w:div>
    <w:div w:id="147063283">
      <w:bodyDiv w:val="1"/>
      <w:marLeft w:val="0"/>
      <w:marRight w:val="0"/>
      <w:marTop w:val="0"/>
      <w:marBottom w:val="0"/>
      <w:divBdr>
        <w:top w:val="none" w:sz="0" w:space="0" w:color="auto"/>
        <w:left w:val="none" w:sz="0" w:space="0" w:color="auto"/>
        <w:bottom w:val="none" w:sz="0" w:space="0" w:color="auto"/>
        <w:right w:val="none" w:sz="0" w:space="0" w:color="auto"/>
      </w:divBdr>
      <w:divsChild>
        <w:div w:id="223562857">
          <w:marLeft w:val="0"/>
          <w:marRight w:val="0"/>
          <w:marTop w:val="0"/>
          <w:marBottom w:val="0"/>
          <w:divBdr>
            <w:top w:val="none" w:sz="0" w:space="0" w:color="auto"/>
            <w:left w:val="none" w:sz="0" w:space="0" w:color="auto"/>
            <w:bottom w:val="none" w:sz="0" w:space="0" w:color="auto"/>
            <w:right w:val="none" w:sz="0" w:space="0" w:color="auto"/>
          </w:divBdr>
          <w:divsChild>
            <w:div w:id="1621760015">
              <w:marLeft w:val="0"/>
              <w:marRight w:val="0"/>
              <w:marTop w:val="0"/>
              <w:marBottom w:val="0"/>
              <w:divBdr>
                <w:top w:val="none" w:sz="0" w:space="0" w:color="auto"/>
                <w:left w:val="none" w:sz="0" w:space="0" w:color="auto"/>
                <w:bottom w:val="none" w:sz="0" w:space="0" w:color="auto"/>
                <w:right w:val="none" w:sz="0" w:space="0" w:color="auto"/>
              </w:divBdr>
              <w:divsChild>
                <w:div w:id="616988363">
                  <w:marLeft w:val="0"/>
                  <w:marRight w:val="0"/>
                  <w:marTop w:val="0"/>
                  <w:marBottom w:val="0"/>
                  <w:divBdr>
                    <w:top w:val="none" w:sz="0" w:space="0" w:color="auto"/>
                    <w:left w:val="none" w:sz="0" w:space="0" w:color="auto"/>
                    <w:bottom w:val="none" w:sz="0" w:space="0" w:color="auto"/>
                    <w:right w:val="none" w:sz="0" w:space="0" w:color="auto"/>
                  </w:divBdr>
                  <w:divsChild>
                    <w:div w:id="901254469">
                      <w:marLeft w:val="0"/>
                      <w:marRight w:val="0"/>
                      <w:marTop w:val="0"/>
                      <w:marBottom w:val="0"/>
                      <w:divBdr>
                        <w:top w:val="none" w:sz="0" w:space="0" w:color="auto"/>
                        <w:left w:val="none" w:sz="0" w:space="0" w:color="auto"/>
                        <w:bottom w:val="none" w:sz="0" w:space="0" w:color="auto"/>
                        <w:right w:val="none" w:sz="0" w:space="0" w:color="auto"/>
                      </w:divBdr>
                      <w:divsChild>
                        <w:div w:id="467477938">
                          <w:marLeft w:val="0"/>
                          <w:marRight w:val="0"/>
                          <w:marTop w:val="0"/>
                          <w:marBottom w:val="0"/>
                          <w:divBdr>
                            <w:top w:val="none" w:sz="0" w:space="0" w:color="auto"/>
                            <w:left w:val="none" w:sz="0" w:space="0" w:color="auto"/>
                            <w:bottom w:val="none" w:sz="0" w:space="0" w:color="auto"/>
                            <w:right w:val="none" w:sz="0" w:space="0" w:color="auto"/>
                          </w:divBdr>
                          <w:divsChild>
                            <w:div w:id="1565676494">
                              <w:marLeft w:val="0"/>
                              <w:marRight w:val="0"/>
                              <w:marTop w:val="0"/>
                              <w:marBottom w:val="0"/>
                              <w:divBdr>
                                <w:top w:val="none" w:sz="0" w:space="0" w:color="auto"/>
                                <w:left w:val="none" w:sz="0" w:space="0" w:color="auto"/>
                                <w:bottom w:val="none" w:sz="0" w:space="0" w:color="auto"/>
                                <w:right w:val="none" w:sz="0" w:space="0" w:color="auto"/>
                              </w:divBdr>
                              <w:divsChild>
                                <w:div w:id="35853649">
                                  <w:marLeft w:val="0"/>
                                  <w:marRight w:val="0"/>
                                  <w:marTop w:val="0"/>
                                  <w:marBottom w:val="0"/>
                                  <w:divBdr>
                                    <w:top w:val="none" w:sz="0" w:space="0" w:color="auto"/>
                                    <w:left w:val="none" w:sz="0" w:space="0" w:color="auto"/>
                                    <w:bottom w:val="none" w:sz="0" w:space="0" w:color="auto"/>
                                    <w:right w:val="none" w:sz="0" w:space="0" w:color="auto"/>
                                  </w:divBdr>
                                  <w:divsChild>
                                    <w:div w:id="1638416906">
                                      <w:marLeft w:val="0"/>
                                      <w:marRight w:val="0"/>
                                      <w:marTop w:val="0"/>
                                      <w:marBottom w:val="0"/>
                                      <w:divBdr>
                                        <w:top w:val="none" w:sz="0" w:space="0" w:color="auto"/>
                                        <w:left w:val="none" w:sz="0" w:space="0" w:color="auto"/>
                                        <w:bottom w:val="none" w:sz="0" w:space="0" w:color="auto"/>
                                        <w:right w:val="none" w:sz="0" w:space="0" w:color="auto"/>
                                      </w:divBdr>
                                      <w:divsChild>
                                        <w:div w:id="1721048622">
                                          <w:marLeft w:val="0"/>
                                          <w:marRight w:val="0"/>
                                          <w:marTop w:val="0"/>
                                          <w:marBottom w:val="0"/>
                                          <w:divBdr>
                                            <w:top w:val="none" w:sz="0" w:space="0" w:color="auto"/>
                                            <w:left w:val="none" w:sz="0" w:space="0" w:color="auto"/>
                                            <w:bottom w:val="none" w:sz="0" w:space="0" w:color="auto"/>
                                            <w:right w:val="none" w:sz="0" w:space="0" w:color="auto"/>
                                          </w:divBdr>
                                          <w:divsChild>
                                            <w:div w:id="933711123">
                                              <w:marLeft w:val="0"/>
                                              <w:marRight w:val="0"/>
                                              <w:marTop w:val="0"/>
                                              <w:marBottom w:val="0"/>
                                              <w:divBdr>
                                                <w:top w:val="none" w:sz="0" w:space="0" w:color="auto"/>
                                                <w:left w:val="none" w:sz="0" w:space="0" w:color="auto"/>
                                                <w:bottom w:val="none" w:sz="0" w:space="0" w:color="auto"/>
                                                <w:right w:val="none" w:sz="0" w:space="0" w:color="auto"/>
                                              </w:divBdr>
                                              <w:divsChild>
                                                <w:div w:id="1581871620">
                                                  <w:marLeft w:val="0"/>
                                                  <w:marRight w:val="0"/>
                                                  <w:marTop w:val="0"/>
                                                  <w:marBottom w:val="0"/>
                                                  <w:divBdr>
                                                    <w:top w:val="none" w:sz="0" w:space="0" w:color="auto"/>
                                                    <w:left w:val="none" w:sz="0" w:space="0" w:color="auto"/>
                                                    <w:bottom w:val="none" w:sz="0" w:space="0" w:color="auto"/>
                                                    <w:right w:val="none" w:sz="0" w:space="0" w:color="auto"/>
                                                  </w:divBdr>
                                                  <w:divsChild>
                                                    <w:div w:id="773864474">
                                                      <w:marLeft w:val="0"/>
                                                      <w:marRight w:val="0"/>
                                                      <w:marTop w:val="0"/>
                                                      <w:marBottom w:val="0"/>
                                                      <w:divBdr>
                                                        <w:top w:val="none" w:sz="0" w:space="0" w:color="auto"/>
                                                        <w:left w:val="none" w:sz="0" w:space="0" w:color="auto"/>
                                                        <w:bottom w:val="none" w:sz="0" w:space="0" w:color="auto"/>
                                                        <w:right w:val="none" w:sz="0" w:space="0" w:color="auto"/>
                                                      </w:divBdr>
                                                      <w:divsChild>
                                                        <w:div w:id="182854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648150">
                                              <w:marLeft w:val="0"/>
                                              <w:marRight w:val="0"/>
                                              <w:marTop w:val="0"/>
                                              <w:marBottom w:val="0"/>
                                              <w:divBdr>
                                                <w:top w:val="none" w:sz="0" w:space="0" w:color="auto"/>
                                                <w:left w:val="none" w:sz="0" w:space="0" w:color="auto"/>
                                                <w:bottom w:val="none" w:sz="0" w:space="0" w:color="auto"/>
                                                <w:right w:val="none" w:sz="0" w:space="0" w:color="auto"/>
                                              </w:divBdr>
                                              <w:divsChild>
                                                <w:div w:id="141118618">
                                                  <w:marLeft w:val="0"/>
                                                  <w:marRight w:val="0"/>
                                                  <w:marTop w:val="0"/>
                                                  <w:marBottom w:val="0"/>
                                                  <w:divBdr>
                                                    <w:top w:val="none" w:sz="0" w:space="0" w:color="auto"/>
                                                    <w:left w:val="none" w:sz="0" w:space="0" w:color="auto"/>
                                                    <w:bottom w:val="none" w:sz="0" w:space="0" w:color="auto"/>
                                                    <w:right w:val="none" w:sz="0" w:space="0" w:color="auto"/>
                                                  </w:divBdr>
                                                  <w:divsChild>
                                                    <w:div w:id="201867759">
                                                      <w:marLeft w:val="0"/>
                                                      <w:marRight w:val="0"/>
                                                      <w:marTop w:val="0"/>
                                                      <w:marBottom w:val="0"/>
                                                      <w:divBdr>
                                                        <w:top w:val="none" w:sz="0" w:space="0" w:color="auto"/>
                                                        <w:left w:val="none" w:sz="0" w:space="0" w:color="auto"/>
                                                        <w:bottom w:val="none" w:sz="0" w:space="0" w:color="auto"/>
                                                        <w:right w:val="none" w:sz="0" w:space="0" w:color="auto"/>
                                                      </w:divBdr>
                                                      <w:divsChild>
                                                        <w:div w:id="205593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357305">
      <w:bodyDiv w:val="1"/>
      <w:marLeft w:val="0"/>
      <w:marRight w:val="0"/>
      <w:marTop w:val="0"/>
      <w:marBottom w:val="0"/>
      <w:divBdr>
        <w:top w:val="none" w:sz="0" w:space="0" w:color="auto"/>
        <w:left w:val="none" w:sz="0" w:space="0" w:color="auto"/>
        <w:bottom w:val="none" w:sz="0" w:space="0" w:color="auto"/>
        <w:right w:val="none" w:sz="0" w:space="0" w:color="auto"/>
      </w:divBdr>
    </w:div>
    <w:div w:id="186529263">
      <w:bodyDiv w:val="1"/>
      <w:marLeft w:val="0"/>
      <w:marRight w:val="0"/>
      <w:marTop w:val="0"/>
      <w:marBottom w:val="0"/>
      <w:divBdr>
        <w:top w:val="none" w:sz="0" w:space="0" w:color="auto"/>
        <w:left w:val="none" w:sz="0" w:space="0" w:color="auto"/>
        <w:bottom w:val="none" w:sz="0" w:space="0" w:color="auto"/>
        <w:right w:val="none" w:sz="0" w:space="0" w:color="auto"/>
      </w:divBdr>
      <w:divsChild>
        <w:div w:id="498548140">
          <w:marLeft w:val="0"/>
          <w:marRight w:val="0"/>
          <w:marTop w:val="0"/>
          <w:marBottom w:val="0"/>
          <w:divBdr>
            <w:top w:val="none" w:sz="0" w:space="0" w:color="auto"/>
            <w:left w:val="none" w:sz="0" w:space="0" w:color="auto"/>
            <w:bottom w:val="none" w:sz="0" w:space="0" w:color="auto"/>
            <w:right w:val="none" w:sz="0" w:space="0" w:color="auto"/>
          </w:divBdr>
          <w:divsChild>
            <w:div w:id="60105905">
              <w:marLeft w:val="0"/>
              <w:marRight w:val="0"/>
              <w:marTop w:val="0"/>
              <w:marBottom w:val="0"/>
              <w:divBdr>
                <w:top w:val="none" w:sz="0" w:space="0" w:color="auto"/>
                <w:left w:val="none" w:sz="0" w:space="0" w:color="auto"/>
                <w:bottom w:val="none" w:sz="0" w:space="0" w:color="auto"/>
                <w:right w:val="none" w:sz="0" w:space="0" w:color="auto"/>
              </w:divBdr>
              <w:divsChild>
                <w:div w:id="1288202537">
                  <w:marLeft w:val="0"/>
                  <w:marRight w:val="0"/>
                  <w:marTop w:val="0"/>
                  <w:marBottom w:val="0"/>
                  <w:divBdr>
                    <w:top w:val="none" w:sz="0" w:space="0" w:color="auto"/>
                    <w:left w:val="none" w:sz="0" w:space="0" w:color="auto"/>
                    <w:bottom w:val="none" w:sz="0" w:space="0" w:color="auto"/>
                    <w:right w:val="none" w:sz="0" w:space="0" w:color="auto"/>
                  </w:divBdr>
                  <w:divsChild>
                    <w:div w:id="86668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000930">
          <w:marLeft w:val="0"/>
          <w:marRight w:val="0"/>
          <w:marTop w:val="0"/>
          <w:marBottom w:val="0"/>
          <w:divBdr>
            <w:top w:val="none" w:sz="0" w:space="0" w:color="auto"/>
            <w:left w:val="none" w:sz="0" w:space="0" w:color="auto"/>
            <w:bottom w:val="none" w:sz="0" w:space="0" w:color="auto"/>
            <w:right w:val="none" w:sz="0" w:space="0" w:color="auto"/>
          </w:divBdr>
          <w:divsChild>
            <w:div w:id="73556768">
              <w:marLeft w:val="0"/>
              <w:marRight w:val="0"/>
              <w:marTop w:val="0"/>
              <w:marBottom w:val="0"/>
              <w:divBdr>
                <w:top w:val="none" w:sz="0" w:space="0" w:color="auto"/>
                <w:left w:val="none" w:sz="0" w:space="0" w:color="auto"/>
                <w:bottom w:val="none" w:sz="0" w:space="0" w:color="auto"/>
                <w:right w:val="none" w:sz="0" w:space="0" w:color="auto"/>
              </w:divBdr>
              <w:divsChild>
                <w:div w:id="1885099858">
                  <w:marLeft w:val="0"/>
                  <w:marRight w:val="0"/>
                  <w:marTop w:val="0"/>
                  <w:marBottom w:val="0"/>
                  <w:divBdr>
                    <w:top w:val="none" w:sz="0" w:space="0" w:color="auto"/>
                    <w:left w:val="none" w:sz="0" w:space="0" w:color="auto"/>
                    <w:bottom w:val="none" w:sz="0" w:space="0" w:color="auto"/>
                    <w:right w:val="none" w:sz="0" w:space="0" w:color="auto"/>
                  </w:divBdr>
                  <w:divsChild>
                    <w:div w:id="46932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55628">
      <w:bodyDiv w:val="1"/>
      <w:marLeft w:val="0"/>
      <w:marRight w:val="0"/>
      <w:marTop w:val="0"/>
      <w:marBottom w:val="0"/>
      <w:divBdr>
        <w:top w:val="none" w:sz="0" w:space="0" w:color="auto"/>
        <w:left w:val="none" w:sz="0" w:space="0" w:color="auto"/>
        <w:bottom w:val="none" w:sz="0" w:space="0" w:color="auto"/>
        <w:right w:val="none" w:sz="0" w:space="0" w:color="auto"/>
      </w:divBdr>
    </w:div>
    <w:div w:id="193537468">
      <w:bodyDiv w:val="1"/>
      <w:marLeft w:val="0"/>
      <w:marRight w:val="0"/>
      <w:marTop w:val="0"/>
      <w:marBottom w:val="0"/>
      <w:divBdr>
        <w:top w:val="none" w:sz="0" w:space="0" w:color="auto"/>
        <w:left w:val="none" w:sz="0" w:space="0" w:color="auto"/>
        <w:bottom w:val="none" w:sz="0" w:space="0" w:color="auto"/>
        <w:right w:val="none" w:sz="0" w:space="0" w:color="auto"/>
      </w:divBdr>
    </w:div>
    <w:div w:id="194276280">
      <w:bodyDiv w:val="1"/>
      <w:marLeft w:val="0"/>
      <w:marRight w:val="0"/>
      <w:marTop w:val="0"/>
      <w:marBottom w:val="0"/>
      <w:divBdr>
        <w:top w:val="none" w:sz="0" w:space="0" w:color="auto"/>
        <w:left w:val="none" w:sz="0" w:space="0" w:color="auto"/>
        <w:bottom w:val="none" w:sz="0" w:space="0" w:color="auto"/>
        <w:right w:val="none" w:sz="0" w:space="0" w:color="auto"/>
      </w:divBdr>
    </w:div>
    <w:div w:id="198705636">
      <w:bodyDiv w:val="1"/>
      <w:marLeft w:val="0"/>
      <w:marRight w:val="0"/>
      <w:marTop w:val="0"/>
      <w:marBottom w:val="0"/>
      <w:divBdr>
        <w:top w:val="none" w:sz="0" w:space="0" w:color="auto"/>
        <w:left w:val="none" w:sz="0" w:space="0" w:color="auto"/>
        <w:bottom w:val="none" w:sz="0" w:space="0" w:color="auto"/>
        <w:right w:val="none" w:sz="0" w:space="0" w:color="auto"/>
      </w:divBdr>
    </w:div>
    <w:div w:id="214198438">
      <w:bodyDiv w:val="1"/>
      <w:marLeft w:val="0"/>
      <w:marRight w:val="0"/>
      <w:marTop w:val="0"/>
      <w:marBottom w:val="0"/>
      <w:divBdr>
        <w:top w:val="none" w:sz="0" w:space="0" w:color="auto"/>
        <w:left w:val="none" w:sz="0" w:space="0" w:color="auto"/>
        <w:bottom w:val="none" w:sz="0" w:space="0" w:color="auto"/>
        <w:right w:val="none" w:sz="0" w:space="0" w:color="auto"/>
      </w:divBdr>
    </w:div>
    <w:div w:id="229653290">
      <w:bodyDiv w:val="1"/>
      <w:marLeft w:val="0"/>
      <w:marRight w:val="0"/>
      <w:marTop w:val="0"/>
      <w:marBottom w:val="0"/>
      <w:divBdr>
        <w:top w:val="none" w:sz="0" w:space="0" w:color="auto"/>
        <w:left w:val="none" w:sz="0" w:space="0" w:color="auto"/>
        <w:bottom w:val="none" w:sz="0" w:space="0" w:color="auto"/>
        <w:right w:val="none" w:sz="0" w:space="0" w:color="auto"/>
      </w:divBdr>
    </w:div>
    <w:div w:id="231232802">
      <w:bodyDiv w:val="1"/>
      <w:marLeft w:val="0"/>
      <w:marRight w:val="0"/>
      <w:marTop w:val="0"/>
      <w:marBottom w:val="0"/>
      <w:divBdr>
        <w:top w:val="none" w:sz="0" w:space="0" w:color="auto"/>
        <w:left w:val="none" w:sz="0" w:space="0" w:color="auto"/>
        <w:bottom w:val="none" w:sz="0" w:space="0" w:color="auto"/>
        <w:right w:val="none" w:sz="0" w:space="0" w:color="auto"/>
      </w:divBdr>
    </w:div>
    <w:div w:id="232544870">
      <w:bodyDiv w:val="1"/>
      <w:marLeft w:val="0"/>
      <w:marRight w:val="0"/>
      <w:marTop w:val="0"/>
      <w:marBottom w:val="0"/>
      <w:divBdr>
        <w:top w:val="none" w:sz="0" w:space="0" w:color="auto"/>
        <w:left w:val="none" w:sz="0" w:space="0" w:color="auto"/>
        <w:bottom w:val="none" w:sz="0" w:space="0" w:color="auto"/>
        <w:right w:val="none" w:sz="0" w:space="0" w:color="auto"/>
      </w:divBdr>
    </w:div>
    <w:div w:id="232662306">
      <w:bodyDiv w:val="1"/>
      <w:marLeft w:val="0"/>
      <w:marRight w:val="0"/>
      <w:marTop w:val="0"/>
      <w:marBottom w:val="0"/>
      <w:divBdr>
        <w:top w:val="none" w:sz="0" w:space="0" w:color="auto"/>
        <w:left w:val="none" w:sz="0" w:space="0" w:color="auto"/>
        <w:bottom w:val="none" w:sz="0" w:space="0" w:color="auto"/>
        <w:right w:val="none" w:sz="0" w:space="0" w:color="auto"/>
      </w:divBdr>
    </w:div>
    <w:div w:id="238176303">
      <w:bodyDiv w:val="1"/>
      <w:marLeft w:val="0"/>
      <w:marRight w:val="0"/>
      <w:marTop w:val="0"/>
      <w:marBottom w:val="0"/>
      <w:divBdr>
        <w:top w:val="none" w:sz="0" w:space="0" w:color="auto"/>
        <w:left w:val="none" w:sz="0" w:space="0" w:color="auto"/>
        <w:bottom w:val="none" w:sz="0" w:space="0" w:color="auto"/>
        <w:right w:val="none" w:sz="0" w:space="0" w:color="auto"/>
      </w:divBdr>
    </w:div>
    <w:div w:id="272981149">
      <w:bodyDiv w:val="1"/>
      <w:marLeft w:val="0"/>
      <w:marRight w:val="0"/>
      <w:marTop w:val="0"/>
      <w:marBottom w:val="0"/>
      <w:divBdr>
        <w:top w:val="none" w:sz="0" w:space="0" w:color="auto"/>
        <w:left w:val="none" w:sz="0" w:space="0" w:color="auto"/>
        <w:bottom w:val="none" w:sz="0" w:space="0" w:color="auto"/>
        <w:right w:val="none" w:sz="0" w:space="0" w:color="auto"/>
      </w:divBdr>
    </w:div>
    <w:div w:id="272982312">
      <w:bodyDiv w:val="1"/>
      <w:marLeft w:val="0"/>
      <w:marRight w:val="0"/>
      <w:marTop w:val="0"/>
      <w:marBottom w:val="0"/>
      <w:divBdr>
        <w:top w:val="none" w:sz="0" w:space="0" w:color="auto"/>
        <w:left w:val="none" w:sz="0" w:space="0" w:color="auto"/>
        <w:bottom w:val="none" w:sz="0" w:space="0" w:color="auto"/>
        <w:right w:val="none" w:sz="0" w:space="0" w:color="auto"/>
      </w:divBdr>
    </w:div>
    <w:div w:id="277183914">
      <w:bodyDiv w:val="1"/>
      <w:marLeft w:val="0"/>
      <w:marRight w:val="0"/>
      <w:marTop w:val="0"/>
      <w:marBottom w:val="0"/>
      <w:divBdr>
        <w:top w:val="none" w:sz="0" w:space="0" w:color="auto"/>
        <w:left w:val="none" w:sz="0" w:space="0" w:color="auto"/>
        <w:bottom w:val="none" w:sz="0" w:space="0" w:color="auto"/>
        <w:right w:val="none" w:sz="0" w:space="0" w:color="auto"/>
      </w:divBdr>
    </w:div>
    <w:div w:id="278494533">
      <w:bodyDiv w:val="1"/>
      <w:marLeft w:val="0"/>
      <w:marRight w:val="0"/>
      <w:marTop w:val="0"/>
      <w:marBottom w:val="0"/>
      <w:divBdr>
        <w:top w:val="none" w:sz="0" w:space="0" w:color="auto"/>
        <w:left w:val="none" w:sz="0" w:space="0" w:color="auto"/>
        <w:bottom w:val="none" w:sz="0" w:space="0" w:color="auto"/>
        <w:right w:val="none" w:sz="0" w:space="0" w:color="auto"/>
      </w:divBdr>
    </w:div>
    <w:div w:id="284317792">
      <w:bodyDiv w:val="1"/>
      <w:marLeft w:val="0"/>
      <w:marRight w:val="0"/>
      <w:marTop w:val="0"/>
      <w:marBottom w:val="0"/>
      <w:divBdr>
        <w:top w:val="none" w:sz="0" w:space="0" w:color="auto"/>
        <w:left w:val="none" w:sz="0" w:space="0" w:color="auto"/>
        <w:bottom w:val="none" w:sz="0" w:space="0" w:color="auto"/>
        <w:right w:val="none" w:sz="0" w:space="0" w:color="auto"/>
      </w:divBdr>
    </w:div>
    <w:div w:id="288753101">
      <w:bodyDiv w:val="1"/>
      <w:marLeft w:val="0"/>
      <w:marRight w:val="0"/>
      <w:marTop w:val="0"/>
      <w:marBottom w:val="0"/>
      <w:divBdr>
        <w:top w:val="none" w:sz="0" w:space="0" w:color="auto"/>
        <w:left w:val="none" w:sz="0" w:space="0" w:color="auto"/>
        <w:bottom w:val="none" w:sz="0" w:space="0" w:color="auto"/>
        <w:right w:val="none" w:sz="0" w:space="0" w:color="auto"/>
      </w:divBdr>
    </w:div>
    <w:div w:id="295332362">
      <w:bodyDiv w:val="1"/>
      <w:marLeft w:val="0"/>
      <w:marRight w:val="0"/>
      <w:marTop w:val="0"/>
      <w:marBottom w:val="0"/>
      <w:divBdr>
        <w:top w:val="none" w:sz="0" w:space="0" w:color="auto"/>
        <w:left w:val="none" w:sz="0" w:space="0" w:color="auto"/>
        <w:bottom w:val="none" w:sz="0" w:space="0" w:color="auto"/>
        <w:right w:val="none" w:sz="0" w:space="0" w:color="auto"/>
      </w:divBdr>
      <w:divsChild>
        <w:div w:id="356083328">
          <w:marLeft w:val="0"/>
          <w:marRight w:val="0"/>
          <w:marTop w:val="0"/>
          <w:marBottom w:val="0"/>
          <w:divBdr>
            <w:top w:val="none" w:sz="0" w:space="0" w:color="auto"/>
            <w:left w:val="none" w:sz="0" w:space="0" w:color="auto"/>
            <w:bottom w:val="none" w:sz="0" w:space="0" w:color="auto"/>
            <w:right w:val="none" w:sz="0" w:space="0" w:color="auto"/>
          </w:divBdr>
          <w:divsChild>
            <w:div w:id="1682245049">
              <w:marLeft w:val="0"/>
              <w:marRight w:val="0"/>
              <w:marTop w:val="0"/>
              <w:marBottom w:val="0"/>
              <w:divBdr>
                <w:top w:val="none" w:sz="0" w:space="0" w:color="auto"/>
                <w:left w:val="none" w:sz="0" w:space="0" w:color="auto"/>
                <w:bottom w:val="none" w:sz="0" w:space="0" w:color="auto"/>
                <w:right w:val="none" w:sz="0" w:space="0" w:color="auto"/>
              </w:divBdr>
              <w:divsChild>
                <w:div w:id="782383100">
                  <w:marLeft w:val="0"/>
                  <w:marRight w:val="0"/>
                  <w:marTop w:val="0"/>
                  <w:marBottom w:val="0"/>
                  <w:divBdr>
                    <w:top w:val="none" w:sz="0" w:space="0" w:color="auto"/>
                    <w:left w:val="none" w:sz="0" w:space="0" w:color="auto"/>
                    <w:bottom w:val="none" w:sz="0" w:space="0" w:color="auto"/>
                    <w:right w:val="none" w:sz="0" w:space="0" w:color="auto"/>
                  </w:divBdr>
                  <w:divsChild>
                    <w:div w:id="1053432048">
                      <w:marLeft w:val="0"/>
                      <w:marRight w:val="0"/>
                      <w:marTop w:val="0"/>
                      <w:marBottom w:val="0"/>
                      <w:divBdr>
                        <w:top w:val="none" w:sz="0" w:space="0" w:color="auto"/>
                        <w:left w:val="none" w:sz="0" w:space="0" w:color="auto"/>
                        <w:bottom w:val="none" w:sz="0" w:space="0" w:color="auto"/>
                        <w:right w:val="none" w:sz="0" w:space="0" w:color="auto"/>
                      </w:divBdr>
                      <w:divsChild>
                        <w:div w:id="1711565356">
                          <w:marLeft w:val="0"/>
                          <w:marRight w:val="0"/>
                          <w:marTop w:val="0"/>
                          <w:marBottom w:val="0"/>
                          <w:divBdr>
                            <w:top w:val="none" w:sz="0" w:space="0" w:color="auto"/>
                            <w:left w:val="none" w:sz="0" w:space="0" w:color="auto"/>
                            <w:bottom w:val="none" w:sz="0" w:space="0" w:color="auto"/>
                            <w:right w:val="none" w:sz="0" w:space="0" w:color="auto"/>
                          </w:divBdr>
                          <w:divsChild>
                            <w:div w:id="1970816471">
                              <w:marLeft w:val="0"/>
                              <w:marRight w:val="0"/>
                              <w:marTop w:val="0"/>
                              <w:marBottom w:val="0"/>
                              <w:divBdr>
                                <w:top w:val="none" w:sz="0" w:space="0" w:color="auto"/>
                                <w:left w:val="none" w:sz="0" w:space="0" w:color="auto"/>
                                <w:bottom w:val="none" w:sz="0" w:space="0" w:color="auto"/>
                                <w:right w:val="none" w:sz="0" w:space="0" w:color="auto"/>
                              </w:divBdr>
                              <w:divsChild>
                                <w:div w:id="1119497162">
                                  <w:marLeft w:val="0"/>
                                  <w:marRight w:val="0"/>
                                  <w:marTop w:val="0"/>
                                  <w:marBottom w:val="0"/>
                                  <w:divBdr>
                                    <w:top w:val="none" w:sz="0" w:space="0" w:color="auto"/>
                                    <w:left w:val="none" w:sz="0" w:space="0" w:color="auto"/>
                                    <w:bottom w:val="none" w:sz="0" w:space="0" w:color="auto"/>
                                    <w:right w:val="none" w:sz="0" w:space="0" w:color="auto"/>
                                  </w:divBdr>
                                  <w:divsChild>
                                    <w:div w:id="1066219112">
                                      <w:marLeft w:val="0"/>
                                      <w:marRight w:val="0"/>
                                      <w:marTop w:val="0"/>
                                      <w:marBottom w:val="0"/>
                                      <w:divBdr>
                                        <w:top w:val="none" w:sz="0" w:space="0" w:color="auto"/>
                                        <w:left w:val="none" w:sz="0" w:space="0" w:color="auto"/>
                                        <w:bottom w:val="none" w:sz="0" w:space="0" w:color="auto"/>
                                        <w:right w:val="none" w:sz="0" w:space="0" w:color="auto"/>
                                      </w:divBdr>
                                      <w:divsChild>
                                        <w:div w:id="649333766">
                                          <w:marLeft w:val="0"/>
                                          <w:marRight w:val="0"/>
                                          <w:marTop w:val="0"/>
                                          <w:marBottom w:val="0"/>
                                          <w:divBdr>
                                            <w:top w:val="none" w:sz="0" w:space="0" w:color="auto"/>
                                            <w:left w:val="none" w:sz="0" w:space="0" w:color="auto"/>
                                            <w:bottom w:val="none" w:sz="0" w:space="0" w:color="auto"/>
                                            <w:right w:val="none" w:sz="0" w:space="0" w:color="auto"/>
                                          </w:divBdr>
                                          <w:divsChild>
                                            <w:div w:id="974145653">
                                              <w:marLeft w:val="0"/>
                                              <w:marRight w:val="0"/>
                                              <w:marTop w:val="0"/>
                                              <w:marBottom w:val="0"/>
                                              <w:divBdr>
                                                <w:top w:val="none" w:sz="0" w:space="0" w:color="auto"/>
                                                <w:left w:val="none" w:sz="0" w:space="0" w:color="auto"/>
                                                <w:bottom w:val="none" w:sz="0" w:space="0" w:color="auto"/>
                                                <w:right w:val="none" w:sz="0" w:space="0" w:color="auto"/>
                                              </w:divBdr>
                                              <w:divsChild>
                                                <w:div w:id="1445609091">
                                                  <w:marLeft w:val="0"/>
                                                  <w:marRight w:val="0"/>
                                                  <w:marTop w:val="0"/>
                                                  <w:marBottom w:val="0"/>
                                                  <w:divBdr>
                                                    <w:top w:val="none" w:sz="0" w:space="0" w:color="auto"/>
                                                    <w:left w:val="none" w:sz="0" w:space="0" w:color="auto"/>
                                                    <w:bottom w:val="none" w:sz="0" w:space="0" w:color="auto"/>
                                                    <w:right w:val="none" w:sz="0" w:space="0" w:color="auto"/>
                                                  </w:divBdr>
                                                  <w:divsChild>
                                                    <w:div w:id="314576552">
                                                      <w:marLeft w:val="0"/>
                                                      <w:marRight w:val="0"/>
                                                      <w:marTop w:val="0"/>
                                                      <w:marBottom w:val="0"/>
                                                      <w:divBdr>
                                                        <w:top w:val="none" w:sz="0" w:space="0" w:color="auto"/>
                                                        <w:left w:val="none" w:sz="0" w:space="0" w:color="auto"/>
                                                        <w:bottom w:val="none" w:sz="0" w:space="0" w:color="auto"/>
                                                        <w:right w:val="none" w:sz="0" w:space="0" w:color="auto"/>
                                                      </w:divBdr>
                                                      <w:divsChild>
                                                        <w:div w:id="15701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384609">
                                              <w:marLeft w:val="0"/>
                                              <w:marRight w:val="0"/>
                                              <w:marTop w:val="0"/>
                                              <w:marBottom w:val="0"/>
                                              <w:divBdr>
                                                <w:top w:val="none" w:sz="0" w:space="0" w:color="auto"/>
                                                <w:left w:val="none" w:sz="0" w:space="0" w:color="auto"/>
                                                <w:bottom w:val="none" w:sz="0" w:space="0" w:color="auto"/>
                                                <w:right w:val="none" w:sz="0" w:space="0" w:color="auto"/>
                                              </w:divBdr>
                                              <w:divsChild>
                                                <w:div w:id="1350375980">
                                                  <w:marLeft w:val="0"/>
                                                  <w:marRight w:val="0"/>
                                                  <w:marTop w:val="0"/>
                                                  <w:marBottom w:val="0"/>
                                                  <w:divBdr>
                                                    <w:top w:val="none" w:sz="0" w:space="0" w:color="auto"/>
                                                    <w:left w:val="none" w:sz="0" w:space="0" w:color="auto"/>
                                                    <w:bottom w:val="none" w:sz="0" w:space="0" w:color="auto"/>
                                                    <w:right w:val="none" w:sz="0" w:space="0" w:color="auto"/>
                                                  </w:divBdr>
                                                  <w:divsChild>
                                                    <w:div w:id="227693045">
                                                      <w:marLeft w:val="0"/>
                                                      <w:marRight w:val="0"/>
                                                      <w:marTop w:val="0"/>
                                                      <w:marBottom w:val="0"/>
                                                      <w:divBdr>
                                                        <w:top w:val="none" w:sz="0" w:space="0" w:color="auto"/>
                                                        <w:left w:val="none" w:sz="0" w:space="0" w:color="auto"/>
                                                        <w:bottom w:val="none" w:sz="0" w:space="0" w:color="auto"/>
                                                        <w:right w:val="none" w:sz="0" w:space="0" w:color="auto"/>
                                                      </w:divBdr>
                                                      <w:divsChild>
                                                        <w:div w:id="125940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197548">
          <w:marLeft w:val="0"/>
          <w:marRight w:val="0"/>
          <w:marTop w:val="0"/>
          <w:marBottom w:val="0"/>
          <w:divBdr>
            <w:top w:val="none" w:sz="0" w:space="0" w:color="auto"/>
            <w:left w:val="none" w:sz="0" w:space="0" w:color="auto"/>
            <w:bottom w:val="none" w:sz="0" w:space="0" w:color="auto"/>
            <w:right w:val="none" w:sz="0" w:space="0" w:color="auto"/>
          </w:divBdr>
          <w:divsChild>
            <w:div w:id="1035929896">
              <w:marLeft w:val="0"/>
              <w:marRight w:val="0"/>
              <w:marTop w:val="0"/>
              <w:marBottom w:val="0"/>
              <w:divBdr>
                <w:top w:val="none" w:sz="0" w:space="0" w:color="auto"/>
                <w:left w:val="none" w:sz="0" w:space="0" w:color="auto"/>
                <w:bottom w:val="none" w:sz="0" w:space="0" w:color="auto"/>
                <w:right w:val="none" w:sz="0" w:space="0" w:color="auto"/>
              </w:divBdr>
              <w:divsChild>
                <w:div w:id="1807089695">
                  <w:marLeft w:val="0"/>
                  <w:marRight w:val="0"/>
                  <w:marTop w:val="0"/>
                  <w:marBottom w:val="0"/>
                  <w:divBdr>
                    <w:top w:val="none" w:sz="0" w:space="0" w:color="auto"/>
                    <w:left w:val="none" w:sz="0" w:space="0" w:color="auto"/>
                    <w:bottom w:val="none" w:sz="0" w:space="0" w:color="auto"/>
                    <w:right w:val="none" w:sz="0" w:space="0" w:color="auto"/>
                  </w:divBdr>
                  <w:divsChild>
                    <w:div w:id="1381325172">
                      <w:marLeft w:val="0"/>
                      <w:marRight w:val="0"/>
                      <w:marTop w:val="0"/>
                      <w:marBottom w:val="0"/>
                      <w:divBdr>
                        <w:top w:val="none" w:sz="0" w:space="0" w:color="auto"/>
                        <w:left w:val="none" w:sz="0" w:space="0" w:color="auto"/>
                        <w:bottom w:val="none" w:sz="0" w:space="0" w:color="auto"/>
                        <w:right w:val="none" w:sz="0" w:space="0" w:color="auto"/>
                      </w:divBdr>
                      <w:divsChild>
                        <w:div w:id="1122261200">
                          <w:marLeft w:val="0"/>
                          <w:marRight w:val="0"/>
                          <w:marTop w:val="0"/>
                          <w:marBottom w:val="0"/>
                          <w:divBdr>
                            <w:top w:val="none" w:sz="0" w:space="0" w:color="auto"/>
                            <w:left w:val="none" w:sz="0" w:space="0" w:color="auto"/>
                            <w:bottom w:val="none" w:sz="0" w:space="0" w:color="auto"/>
                            <w:right w:val="none" w:sz="0" w:space="0" w:color="auto"/>
                          </w:divBdr>
                          <w:divsChild>
                            <w:div w:id="1288856478">
                              <w:marLeft w:val="0"/>
                              <w:marRight w:val="0"/>
                              <w:marTop w:val="0"/>
                              <w:marBottom w:val="0"/>
                              <w:divBdr>
                                <w:top w:val="none" w:sz="0" w:space="0" w:color="auto"/>
                                <w:left w:val="none" w:sz="0" w:space="0" w:color="auto"/>
                                <w:bottom w:val="none" w:sz="0" w:space="0" w:color="auto"/>
                                <w:right w:val="none" w:sz="0" w:space="0" w:color="auto"/>
                              </w:divBdr>
                              <w:divsChild>
                                <w:div w:id="18552425">
                                  <w:marLeft w:val="0"/>
                                  <w:marRight w:val="0"/>
                                  <w:marTop w:val="0"/>
                                  <w:marBottom w:val="0"/>
                                  <w:divBdr>
                                    <w:top w:val="none" w:sz="0" w:space="0" w:color="auto"/>
                                    <w:left w:val="none" w:sz="0" w:space="0" w:color="auto"/>
                                    <w:bottom w:val="none" w:sz="0" w:space="0" w:color="auto"/>
                                    <w:right w:val="none" w:sz="0" w:space="0" w:color="auto"/>
                                  </w:divBdr>
                                  <w:divsChild>
                                    <w:div w:id="1814447609">
                                      <w:marLeft w:val="0"/>
                                      <w:marRight w:val="0"/>
                                      <w:marTop w:val="0"/>
                                      <w:marBottom w:val="0"/>
                                      <w:divBdr>
                                        <w:top w:val="none" w:sz="0" w:space="0" w:color="auto"/>
                                        <w:left w:val="none" w:sz="0" w:space="0" w:color="auto"/>
                                        <w:bottom w:val="none" w:sz="0" w:space="0" w:color="auto"/>
                                        <w:right w:val="none" w:sz="0" w:space="0" w:color="auto"/>
                                      </w:divBdr>
                                      <w:divsChild>
                                        <w:div w:id="1072586818">
                                          <w:marLeft w:val="0"/>
                                          <w:marRight w:val="0"/>
                                          <w:marTop w:val="0"/>
                                          <w:marBottom w:val="0"/>
                                          <w:divBdr>
                                            <w:top w:val="none" w:sz="0" w:space="0" w:color="auto"/>
                                            <w:left w:val="none" w:sz="0" w:space="0" w:color="auto"/>
                                            <w:bottom w:val="none" w:sz="0" w:space="0" w:color="auto"/>
                                            <w:right w:val="none" w:sz="0" w:space="0" w:color="auto"/>
                                          </w:divBdr>
                                          <w:divsChild>
                                            <w:div w:id="178399449">
                                              <w:marLeft w:val="0"/>
                                              <w:marRight w:val="0"/>
                                              <w:marTop w:val="0"/>
                                              <w:marBottom w:val="0"/>
                                              <w:divBdr>
                                                <w:top w:val="none" w:sz="0" w:space="0" w:color="auto"/>
                                                <w:left w:val="none" w:sz="0" w:space="0" w:color="auto"/>
                                                <w:bottom w:val="none" w:sz="0" w:space="0" w:color="auto"/>
                                                <w:right w:val="none" w:sz="0" w:space="0" w:color="auto"/>
                                              </w:divBdr>
                                              <w:divsChild>
                                                <w:div w:id="1252619593">
                                                  <w:marLeft w:val="0"/>
                                                  <w:marRight w:val="0"/>
                                                  <w:marTop w:val="0"/>
                                                  <w:marBottom w:val="0"/>
                                                  <w:divBdr>
                                                    <w:top w:val="none" w:sz="0" w:space="0" w:color="auto"/>
                                                    <w:left w:val="none" w:sz="0" w:space="0" w:color="auto"/>
                                                    <w:bottom w:val="none" w:sz="0" w:space="0" w:color="auto"/>
                                                    <w:right w:val="none" w:sz="0" w:space="0" w:color="auto"/>
                                                  </w:divBdr>
                                                  <w:divsChild>
                                                    <w:div w:id="172336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6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8657094">
      <w:bodyDiv w:val="1"/>
      <w:marLeft w:val="0"/>
      <w:marRight w:val="0"/>
      <w:marTop w:val="0"/>
      <w:marBottom w:val="0"/>
      <w:divBdr>
        <w:top w:val="none" w:sz="0" w:space="0" w:color="auto"/>
        <w:left w:val="none" w:sz="0" w:space="0" w:color="auto"/>
        <w:bottom w:val="none" w:sz="0" w:space="0" w:color="auto"/>
        <w:right w:val="none" w:sz="0" w:space="0" w:color="auto"/>
      </w:divBdr>
      <w:divsChild>
        <w:div w:id="1775317750">
          <w:marLeft w:val="0"/>
          <w:marRight w:val="0"/>
          <w:marTop w:val="0"/>
          <w:marBottom w:val="0"/>
          <w:divBdr>
            <w:top w:val="none" w:sz="0" w:space="0" w:color="auto"/>
            <w:left w:val="none" w:sz="0" w:space="0" w:color="auto"/>
            <w:bottom w:val="none" w:sz="0" w:space="0" w:color="auto"/>
            <w:right w:val="none" w:sz="0" w:space="0" w:color="auto"/>
          </w:divBdr>
          <w:divsChild>
            <w:div w:id="1552423013">
              <w:marLeft w:val="0"/>
              <w:marRight w:val="0"/>
              <w:marTop w:val="0"/>
              <w:marBottom w:val="0"/>
              <w:divBdr>
                <w:top w:val="none" w:sz="0" w:space="0" w:color="auto"/>
                <w:left w:val="none" w:sz="0" w:space="0" w:color="auto"/>
                <w:bottom w:val="none" w:sz="0" w:space="0" w:color="auto"/>
                <w:right w:val="none" w:sz="0" w:space="0" w:color="auto"/>
              </w:divBdr>
              <w:divsChild>
                <w:div w:id="1968780721">
                  <w:marLeft w:val="0"/>
                  <w:marRight w:val="0"/>
                  <w:marTop w:val="0"/>
                  <w:marBottom w:val="0"/>
                  <w:divBdr>
                    <w:top w:val="none" w:sz="0" w:space="0" w:color="auto"/>
                    <w:left w:val="none" w:sz="0" w:space="0" w:color="auto"/>
                    <w:bottom w:val="none" w:sz="0" w:space="0" w:color="auto"/>
                    <w:right w:val="none" w:sz="0" w:space="0" w:color="auto"/>
                  </w:divBdr>
                  <w:divsChild>
                    <w:div w:id="147633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6115">
          <w:marLeft w:val="0"/>
          <w:marRight w:val="0"/>
          <w:marTop w:val="0"/>
          <w:marBottom w:val="0"/>
          <w:divBdr>
            <w:top w:val="none" w:sz="0" w:space="0" w:color="auto"/>
            <w:left w:val="none" w:sz="0" w:space="0" w:color="auto"/>
            <w:bottom w:val="none" w:sz="0" w:space="0" w:color="auto"/>
            <w:right w:val="none" w:sz="0" w:space="0" w:color="auto"/>
          </w:divBdr>
          <w:divsChild>
            <w:div w:id="504562939">
              <w:marLeft w:val="0"/>
              <w:marRight w:val="0"/>
              <w:marTop w:val="0"/>
              <w:marBottom w:val="0"/>
              <w:divBdr>
                <w:top w:val="none" w:sz="0" w:space="0" w:color="auto"/>
                <w:left w:val="none" w:sz="0" w:space="0" w:color="auto"/>
                <w:bottom w:val="none" w:sz="0" w:space="0" w:color="auto"/>
                <w:right w:val="none" w:sz="0" w:space="0" w:color="auto"/>
              </w:divBdr>
              <w:divsChild>
                <w:div w:id="2142917378">
                  <w:marLeft w:val="0"/>
                  <w:marRight w:val="0"/>
                  <w:marTop w:val="0"/>
                  <w:marBottom w:val="0"/>
                  <w:divBdr>
                    <w:top w:val="none" w:sz="0" w:space="0" w:color="auto"/>
                    <w:left w:val="none" w:sz="0" w:space="0" w:color="auto"/>
                    <w:bottom w:val="none" w:sz="0" w:space="0" w:color="auto"/>
                    <w:right w:val="none" w:sz="0" w:space="0" w:color="auto"/>
                  </w:divBdr>
                  <w:divsChild>
                    <w:div w:id="47614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917427">
      <w:bodyDiv w:val="1"/>
      <w:marLeft w:val="0"/>
      <w:marRight w:val="0"/>
      <w:marTop w:val="0"/>
      <w:marBottom w:val="0"/>
      <w:divBdr>
        <w:top w:val="none" w:sz="0" w:space="0" w:color="auto"/>
        <w:left w:val="none" w:sz="0" w:space="0" w:color="auto"/>
        <w:bottom w:val="none" w:sz="0" w:space="0" w:color="auto"/>
        <w:right w:val="none" w:sz="0" w:space="0" w:color="auto"/>
      </w:divBdr>
      <w:divsChild>
        <w:div w:id="475344046">
          <w:marLeft w:val="0"/>
          <w:marRight w:val="0"/>
          <w:marTop w:val="0"/>
          <w:marBottom w:val="0"/>
          <w:divBdr>
            <w:top w:val="none" w:sz="0" w:space="0" w:color="auto"/>
            <w:left w:val="none" w:sz="0" w:space="0" w:color="auto"/>
            <w:bottom w:val="none" w:sz="0" w:space="0" w:color="auto"/>
            <w:right w:val="none" w:sz="0" w:space="0" w:color="auto"/>
          </w:divBdr>
          <w:divsChild>
            <w:div w:id="208304180">
              <w:marLeft w:val="0"/>
              <w:marRight w:val="0"/>
              <w:marTop w:val="0"/>
              <w:marBottom w:val="0"/>
              <w:divBdr>
                <w:top w:val="none" w:sz="0" w:space="0" w:color="auto"/>
                <w:left w:val="none" w:sz="0" w:space="0" w:color="auto"/>
                <w:bottom w:val="none" w:sz="0" w:space="0" w:color="auto"/>
                <w:right w:val="none" w:sz="0" w:space="0" w:color="auto"/>
              </w:divBdr>
              <w:divsChild>
                <w:div w:id="440883667">
                  <w:marLeft w:val="0"/>
                  <w:marRight w:val="0"/>
                  <w:marTop w:val="0"/>
                  <w:marBottom w:val="0"/>
                  <w:divBdr>
                    <w:top w:val="none" w:sz="0" w:space="0" w:color="auto"/>
                    <w:left w:val="none" w:sz="0" w:space="0" w:color="auto"/>
                    <w:bottom w:val="none" w:sz="0" w:space="0" w:color="auto"/>
                    <w:right w:val="none" w:sz="0" w:space="0" w:color="auto"/>
                  </w:divBdr>
                  <w:divsChild>
                    <w:div w:id="1086654565">
                      <w:marLeft w:val="0"/>
                      <w:marRight w:val="0"/>
                      <w:marTop w:val="0"/>
                      <w:marBottom w:val="0"/>
                      <w:divBdr>
                        <w:top w:val="none" w:sz="0" w:space="0" w:color="auto"/>
                        <w:left w:val="none" w:sz="0" w:space="0" w:color="auto"/>
                        <w:bottom w:val="none" w:sz="0" w:space="0" w:color="auto"/>
                        <w:right w:val="none" w:sz="0" w:space="0" w:color="auto"/>
                      </w:divBdr>
                      <w:divsChild>
                        <w:div w:id="1744571891">
                          <w:marLeft w:val="0"/>
                          <w:marRight w:val="0"/>
                          <w:marTop w:val="0"/>
                          <w:marBottom w:val="0"/>
                          <w:divBdr>
                            <w:top w:val="none" w:sz="0" w:space="0" w:color="auto"/>
                            <w:left w:val="none" w:sz="0" w:space="0" w:color="auto"/>
                            <w:bottom w:val="none" w:sz="0" w:space="0" w:color="auto"/>
                            <w:right w:val="none" w:sz="0" w:space="0" w:color="auto"/>
                          </w:divBdr>
                          <w:divsChild>
                            <w:div w:id="126114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826318">
      <w:bodyDiv w:val="1"/>
      <w:marLeft w:val="0"/>
      <w:marRight w:val="0"/>
      <w:marTop w:val="0"/>
      <w:marBottom w:val="0"/>
      <w:divBdr>
        <w:top w:val="none" w:sz="0" w:space="0" w:color="auto"/>
        <w:left w:val="none" w:sz="0" w:space="0" w:color="auto"/>
        <w:bottom w:val="none" w:sz="0" w:space="0" w:color="auto"/>
        <w:right w:val="none" w:sz="0" w:space="0" w:color="auto"/>
      </w:divBdr>
    </w:div>
    <w:div w:id="347561331">
      <w:bodyDiv w:val="1"/>
      <w:marLeft w:val="0"/>
      <w:marRight w:val="0"/>
      <w:marTop w:val="0"/>
      <w:marBottom w:val="0"/>
      <w:divBdr>
        <w:top w:val="none" w:sz="0" w:space="0" w:color="auto"/>
        <w:left w:val="none" w:sz="0" w:space="0" w:color="auto"/>
        <w:bottom w:val="none" w:sz="0" w:space="0" w:color="auto"/>
        <w:right w:val="none" w:sz="0" w:space="0" w:color="auto"/>
      </w:divBdr>
    </w:div>
    <w:div w:id="358119161">
      <w:bodyDiv w:val="1"/>
      <w:marLeft w:val="0"/>
      <w:marRight w:val="0"/>
      <w:marTop w:val="0"/>
      <w:marBottom w:val="0"/>
      <w:divBdr>
        <w:top w:val="none" w:sz="0" w:space="0" w:color="auto"/>
        <w:left w:val="none" w:sz="0" w:space="0" w:color="auto"/>
        <w:bottom w:val="none" w:sz="0" w:space="0" w:color="auto"/>
        <w:right w:val="none" w:sz="0" w:space="0" w:color="auto"/>
      </w:divBdr>
      <w:divsChild>
        <w:div w:id="131412757">
          <w:marLeft w:val="0"/>
          <w:marRight w:val="0"/>
          <w:marTop w:val="0"/>
          <w:marBottom w:val="0"/>
          <w:divBdr>
            <w:top w:val="none" w:sz="0" w:space="0" w:color="auto"/>
            <w:left w:val="none" w:sz="0" w:space="0" w:color="auto"/>
            <w:bottom w:val="none" w:sz="0" w:space="0" w:color="auto"/>
            <w:right w:val="none" w:sz="0" w:space="0" w:color="auto"/>
          </w:divBdr>
          <w:divsChild>
            <w:div w:id="194273100">
              <w:marLeft w:val="0"/>
              <w:marRight w:val="0"/>
              <w:marTop w:val="0"/>
              <w:marBottom w:val="0"/>
              <w:divBdr>
                <w:top w:val="none" w:sz="0" w:space="0" w:color="auto"/>
                <w:left w:val="none" w:sz="0" w:space="0" w:color="auto"/>
                <w:bottom w:val="none" w:sz="0" w:space="0" w:color="auto"/>
                <w:right w:val="none" w:sz="0" w:space="0" w:color="auto"/>
              </w:divBdr>
              <w:divsChild>
                <w:div w:id="727414272">
                  <w:marLeft w:val="0"/>
                  <w:marRight w:val="0"/>
                  <w:marTop w:val="0"/>
                  <w:marBottom w:val="0"/>
                  <w:divBdr>
                    <w:top w:val="none" w:sz="0" w:space="0" w:color="auto"/>
                    <w:left w:val="none" w:sz="0" w:space="0" w:color="auto"/>
                    <w:bottom w:val="none" w:sz="0" w:space="0" w:color="auto"/>
                    <w:right w:val="none" w:sz="0" w:space="0" w:color="auto"/>
                  </w:divBdr>
                  <w:divsChild>
                    <w:div w:id="924266193">
                      <w:marLeft w:val="0"/>
                      <w:marRight w:val="0"/>
                      <w:marTop w:val="0"/>
                      <w:marBottom w:val="0"/>
                      <w:divBdr>
                        <w:top w:val="none" w:sz="0" w:space="0" w:color="auto"/>
                        <w:left w:val="none" w:sz="0" w:space="0" w:color="auto"/>
                        <w:bottom w:val="none" w:sz="0" w:space="0" w:color="auto"/>
                        <w:right w:val="none" w:sz="0" w:space="0" w:color="auto"/>
                      </w:divBdr>
                      <w:divsChild>
                        <w:div w:id="1902206016">
                          <w:marLeft w:val="0"/>
                          <w:marRight w:val="0"/>
                          <w:marTop w:val="0"/>
                          <w:marBottom w:val="0"/>
                          <w:divBdr>
                            <w:top w:val="none" w:sz="0" w:space="0" w:color="auto"/>
                            <w:left w:val="none" w:sz="0" w:space="0" w:color="auto"/>
                            <w:bottom w:val="none" w:sz="0" w:space="0" w:color="auto"/>
                            <w:right w:val="none" w:sz="0" w:space="0" w:color="auto"/>
                          </w:divBdr>
                          <w:divsChild>
                            <w:div w:id="35353497">
                              <w:marLeft w:val="0"/>
                              <w:marRight w:val="0"/>
                              <w:marTop w:val="0"/>
                              <w:marBottom w:val="0"/>
                              <w:divBdr>
                                <w:top w:val="none" w:sz="0" w:space="0" w:color="auto"/>
                                <w:left w:val="none" w:sz="0" w:space="0" w:color="auto"/>
                                <w:bottom w:val="none" w:sz="0" w:space="0" w:color="auto"/>
                                <w:right w:val="none" w:sz="0" w:space="0" w:color="auto"/>
                              </w:divBdr>
                              <w:divsChild>
                                <w:div w:id="1935630736">
                                  <w:marLeft w:val="0"/>
                                  <w:marRight w:val="0"/>
                                  <w:marTop w:val="0"/>
                                  <w:marBottom w:val="0"/>
                                  <w:divBdr>
                                    <w:top w:val="none" w:sz="0" w:space="0" w:color="auto"/>
                                    <w:left w:val="none" w:sz="0" w:space="0" w:color="auto"/>
                                    <w:bottom w:val="none" w:sz="0" w:space="0" w:color="auto"/>
                                    <w:right w:val="none" w:sz="0" w:space="0" w:color="auto"/>
                                  </w:divBdr>
                                  <w:divsChild>
                                    <w:div w:id="1840729667">
                                      <w:marLeft w:val="0"/>
                                      <w:marRight w:val="0"/>
                                      <w:marTop w:val="0"/>
                                      <w:marBottom w:val="0"/>
                                      <w:divBdr>
                                        <w:top w:val="none" w:sz="0" w:space="0" w:color="auto"/>
                                        <w:left w:val="none" w:sz="0" w:space="0" w:color="auto"/>
                                        <w:bottom w:val="none" w:sz="0" w:space="0" w:color="auto"/>
                                        <w:right w:val="none" w:sz="0" w:space="0" w:color="auto"/>
                                      </w:divBdr>
                                      <w:divsChild>
                                        <w:div w:id="1384326059">
                                          <w:marLeft w:val="0"/>
                                          <w:marRight w:val="0"/>
                                          <w:marTop w:val="0"/>
                                          <w:marBottom w:val="0"/>
                                          <w:divBdr>
                                            <w:top w:val="none" w:sz="0" w:space="0" w:color="auto"/>
                                            <w:left w:val="none" w:sz="0" w:space="0" w:color="auto"/>
                                            <w:bottom w:val="none" w:sz="0" w:space="0" w:color="auto"/>
                                            <w:right w:val="none" w:sz="0" w:space="0" w:color="auto"/>
                                          </w:divBdr>
                                          <w:divsChild>
                                            <w:div w:id="972061758">
                                              <w:marLeft w:val="0"/>
                                              <w:marRight w:val="0"/>
                                              <w:marTop w:val="0"/>
                                              <w:marBottom w:val="0"/>
                                              <w:divBdr>
                                                <w:top w:val="none" w:sz="0" w:space="0" w:color="auto"/>
                                                <w:left w:val="none" w:sz="0" w:space="0" w:color="auto"/>
                                                <w:bottom w:val="none" w:sz="0" w:space="0" w:color="auto"/>
                                                <w:right w:val="none" w:sz="0" w:space="0" w:color="auto"/>
                                              </w:divBdr>
                                              <w:divsChild>
                                                <w:div w:id="1971281434">
                                                  <w:marLeft w:val="0"/>
                                                  <w:marRight w:val="0"/>
                                                  <w:marTop w:val="0"/>
                                                  <w:marBottom w:val="0"/>
                                                  <w:divBdr>
                                                    <w:top w:val="none" w:sz="0" w:space="0" w:color="auto"/>
                                                    <w:left w:val="none" w:sz="0" w:space="0" w:color="auto"/>
                                                    <w:bottom w:val="none" w:sz="0" w:space="0" w:color="auto"/>
                                                    <w:right w:val="none" w:sz="0" w:space="0" w:color="auto"/>
                                                  </w:divBdr>
                                                  <w:divsChild>
                                                    <w:div w:id="1037199010">
                                                      <w:marLeft w:val="0"/>
                                                      <w:marRight w:val="0"/>
                                                      <w:marTop w:val="0"/>
                                                      <w:marBottom w:val="0"/>
                                                      <w:divBdr>
                                                        <w:top w:val="none" w:sz="0" w:space="0" w:color="auto"/>
                                                        <w:left w:val="none" w:sz="0" w:space="0" w:color="auto"/>
                                                        <w:bottom w:val="none" w:sz="0" w:space="0" w:color="auto"/>
                                                        <w:right w:val="none" w:sz="0" w:space="0" w:color="auto"/>
                                                      </w:divBdr>
                                                      <w:divsChild>
                                                        <w:div w:id="67538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955307">
                                              <w:marLeft w:val="0"/>
                                              <w:marRight w:val="0"/>
                                              <w:marTop w:val="0"/>
                                              <w:marBottom w:val="0"/>
                                              <w:divBdr>
                                                <w:top w:val="none" w:sz="0" w:space="0" w:color="auto"/>
                                                <w:left w:val="none" w:sz="0" w:space="0" w:color="auto"/>
                                                <w:bottom w:val="none" w:sz="0" w:space="0" w:color="auto"/>
                                                <w:right w:val="none" w:sz="0" w:space="0" w:color="auto"/>
                                              </w:divBdr>
                                              <w:divsChild>
                                                <w:div w:id="153646831">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2080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831966">
          <w:marLeft w:val="0"/>
          <w:marRight w:val="0"/>
          <w:marTop w:val="0"/>
          <w:marBottom w:val="0"/>
          <w:divBdr>
            <w:top w:val="none" w:sz="0" w:space="0" w:color="auto"/>
            <w:left w:val="none" w:sz="0" w:space="0" w:color="auto"/>
            <w:bottom w:val="none" w:sz="0" w:space="0" w:color="auto"/>
            <w:right w:val="none" w:sz="0" w:space="0" w:color="auto"/>
          </w:divBdr>
          <w:divsChild>
            <w:div w:id="1900163188">
              <w:marLeft w:val="0"/>
              <w:marRight w:val="0"/>
              <w:marTop w:val="0"/>
              <w:marBottom w:val="0"/>
              <w:divBdr>
                <w:top w:val="none" w:sz="0" w:space="0" w:color="auto"/>
                <w:left w:val="none" w:sz="0" w:space="0" w:color="auto"/>
                <w:bottom w:val="none" w:sz="0" w:space="0" w:color="auto"/>
                <w:right w:val="none" w:sz="0" w:space="0" w:color="auto"/>
              </w:divBdr>
              <w:divsChild>
                <w:div w:id="228465512">
                  <w:marLeft w:val="0"/>
                  <w:marRight w:val="0"/>
                  <w:marTop w:val="0"/>
                  <w:marBottom w:val="0"/>
                  <w:divBdr>
                    <w:top w:val="none" w:sz="0" w:space="0" w:color="auto"/>
                    <w:left w:val="none" w:sz="0" w:space="0" w:color="auto"/>
                    <w:bottom w:val="none" w:sz="0" w:space="0" w:color="auto"/>
                    <w:right w:val="none" w:sz="0" w:space="0" w:color="auto"/>
                  </w:divBdr>
                  <w:divsChild>
                    <w:div w:id="1836646624">
                      <w:marLeft w:val="0"/>
                      <w:marRight w:val="0"/>
                      <w:marTop w:val="0"/>
                      <w:marBottom w:val="0"/>
                      <w:divBdr>
                        <w:top w:val="none" w:sz="0" w:space="0" w:color="auto"/>
                        <w:left w:val="none" w:sz="0" w:space="0" w:color="auto"/>
                        <w:bottom w:val="none" w:sz="0" w:space="0" w:color="auto"/>
                        <w:right w:val="none" w:sz="0" w:space="0" w:color="auto"/>
                      </w:divBdr>
                      <w:divsChild>
                        <w:div w:id="1676952223">
                          <w:marLeft w:val="0"/>
                          <w:marRight w:val="0"/>
                          <w:marTop w:val="0"/>
                          <w:marBottom w:val="0"/>
                          <w:divBdr>
                            <w:top w:val="none" w:sz="0" w:space="0" w:color="auto"/>
                            <w:left w:val="none" w:sz="0" w:space="0" w:color="auto"/>
                            <w:bottom w:val="none" w:sz="0" w:space="0" w:color="auto"/>
                            <w:right w:val="none" w:sz="0" w:space="0" w:color="auto"/>
                          </w:divBdr>
                          <w:divsChild>
                            <w:div w:id="694232933">
                              <w:marLeft w:val="0"/>
                              <w:marRight w:val="0"/>
                              <w:marTop w:val="0"/>
                              <w:marBottom w:val="0"/>
                              <w:divBdr>
                                <w:top w:val="none" w:sz="0" w:space="0" w:color="auto"/>
                                <w:left w:val="none" w:sz="0" w:space="0" w:color="auto"/>
                                <w:bottom w:val="none" w:sz="0" w:space="0" w:color="auto"/>
                                <w:right w:val="none" w:sz="0" w:space="0" w:color="auto"/>
                              </w:divBdr>
                              <w:divsChild>
                                <w:div w:id="76025428">
                                  <w:marLeft w:val="0"/>
                                  <w:marRight w:val="0"/>
                                  <w:marTop w:val="0"/>
                                  <w:marBottom w:val="0"/>
                                  <w:divBdr>
                                    <w:top w:val="none" w:sz="0" w:space="0" w:color="auto"/>
                                    <w:left w:val="none" w:sz="0" w:space="0" w:color="auto"/>
                                    <w:bottom w:val="none" w:sz="0" w:space="0" w:color="auto"/>
                                    <w:right w:val="none" w:sz="0" w:space="0" w:color="auto"/>
                                  </w:divBdr>
                                  <w:divsChild>
                                    <w:div w:id="1208566792">
                                      <w:marLeft w:val="0"/>
                                      <w:marRight w:val="0"/>
                                      <w:marTop w:val="0"/>
                                      <w:marBottom w:val="0"/>
                                      <w:divBdr>
                                        <w:top w:val="none" w:sz="0" w:space="0" w:color="auto"/>
                                        <w:left w:val="none" w:sz="0" w:space="0" w:color="auto"/>
                                        <w:bottom w:val="none" w:sz="0" w:space="0" w:color="auto"/>
                                        <w:right w:val="none" w:sz="0" w:space="0" w:color="auto"/>
                                      </w:divBdr>
                                      <w:divsChild>
                                        <w:div w:id="846485272">
                                          <w:marLeft w:val="0"/>
                                          <w:marRight w:val="0"/>
                                          <w:marTop w:val="0"/>
                                          <w:marBottom w:val="0"/>
                                          <w:divBdr>
                                            <w:top w:val="none" w:sz="0" w:space="0" w:color="auto"/>
                                            <w:left w:val="none" w:sz="0" w:space="0" w:color="auto"/>
                                            <w:bottom w:val="none" w:sz="0" w:space="0" w:color="auto"/>
                                            <w:right w:val="none" w:sz="0" w:space="0" w:color="auto"/>
                                          </w:divBdr>
                                          <w:divsChild>
                                            <w:div w:id="1017972845">
                                              <w:marLeft w:val="0"/>
                                              <w:marRight w:val="0"/>
                                              <w:marTop w:val="0"/>
                                              <w:marBottom w:val="0"/>
                                              <w:divBdr>
                                                <w:top w:val="none" w:sz="0" w:space="0" w:color="auto"/>
                                                <w:left w:val="none" w:sz="0" w:space="0" w:color="auto"/>
                                                <w:bottom w:val="none" w:sz="0" w:space="0" w:color="auto"/>
                                                <w:right w:val="none" w:sz="0" w:space="0" w:color="auto"/>
                                              </w:divBdr>
                                              <w:divsChild>
                                                <w:div w:id="253906501">
                                                  <w:marLeft w:val="0"/>
                                                  <w:marRight w:val="0"/>
                                                  <w:marTop w:val="0"/>
                                                  <w:marBottom w:val="0"/>
                                                  <w:divBdr>
                                                    <w:top w:val="none" w:sz="0" w:space="0" w:color="auto"/>
                                                    <w:left w:val="none" w:sz="0" w:space="0" w:color="auto"/>
                                                    <w:bottom w:val="none" w:sz="0" w:space="0" w:color="auto"/>
                                                    <w:right w:val="none" w:sz="0" w:space="0" w:color="auto"/>
                                                  </w:divBdr>
                                                  <w:divsChild>
                                                    <w:div w:id="129984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8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1520462">
      <w:bodyDiv w:val="1"/>
      <w:marLeft w:val="0"/>
      <w:marRight w:val="0"/>
      <w:marTop w:val="0"/>
      <w:marBottom w:val="0"/>
      <w:divBdr>
        <w:top w:val="none" w:sz="0" w:space="0" w:color="auto"/>
        <w:left w:val="none" w:sz="0" w:space="0" w:color="auto"/>
        <w:bottom w:val="none" w:sz="0" w:space="0" w:color="auto"/>
        <w:right w:val="none" w:sz="0" w:space="0" w:color="auto"/>
      </w:divBdr>
    </w:div>
    <w:div w:id="362022173">
      <w:bodyDiv w:val="1"/>
      <w:marLeft w:val="0"/>
      <w:marRight w:val="0"/>
      <w:marTop w:val="0"/>
      <w:marBottom w:val="0"/>
      <w:divBdr>
        <w:top w:val="none" w:sz="0" w:space="0" w:color="auto"/>
        <w:left w:val="none" w:sz="0" w:space="0" w:color="auto"/>
        <w:bottom w:val="none" w:sz="0" w:space="0" w:color="auto"/>
        <w:right w:val="none" w:sz="0" w:space="0" w:color="auto"/>
      </w:divBdr>
      <w:divsChild>
        <w:div w:id="1327316830">
          <w:marLeft w:val="0"/>
          <w:marRight w:val="0"/>
          <w:marTop w:val="0"/>
          <w:marBottom w:val="0"/>
          <w:divBdr>
            <w:top w:val="none" w:sz="0" w:space="0" w:color="auto"/>
            <w:left w:val="none" w:sz="0" w:space="0" w:color="auto"/>
            <w:bottom w:val="none" w:sz="0" w:space="0" w:color="auto"/>
            <w:right w:val="none" w:sz="0" w:space="0" w:color="auto"/>
          </w:divBdr>
          <w:divsChild>
            <w:div w:id="1859925571">
              <w:marLeft w:val="0"/>
              <w:marRight w:val="0"/>
              <w:marTop w:val="0"/>
              <w:marBottom w:val="0"/>
              <w:divBdr>
                <w:top w:val="none" w:sz="0" w:space="0" w:color="auto"/>
                <w:left w:val="none" w:sz="0" w:space="0" w:color="auto"/>
                <w:bottom w:val="none" w:sz="0" w:space="0" w:color="auto"/>
                <w:right w:val="none" w:sz="0" w:space="0" w:color="auto"/>
              </w:divBdr>
              <w:divsChild>
                <w:div w:id="1551187778">
                  <w:marLeft w:val="0"/>
                  <w:marRight w:val="0"/>
                  <w:marTop w:val="0"/>
                  <w:marBottom w:val="0"/>
                  <w:divBdr>
                    <w:top w:val="none" w:sz="0" w:space="0" w:color="auto"/>
                    <w:left w:val="none" w:sz="0" w:space="0" w:color="auto"/>
                    <w:bottom w:val="none" w:sz="0" w:space="0" w:color="auto"/>
                    <w:right w:val="none" w:sz="0" w:space="0" w:color="auto"/>
                  </w:divBdr>
                  <w:divsChild>
                    <w:div w:id="1454907323">
                      <w:marLeft w:val="0"/>
                      <w:marRight w:val="0"/>
                      <w:marTop w:val="0"/>
                      <w:marBottom w:val="0"/>
                      <w:divBdr>
                        <w:top w:val="none" w:sz="0" w:space="0" w:color="auto"/>
                        <w:left w:val="none" w:sz="0" w:space="0" w:color="auto"/>
                        <w:bottom w:val="none" w:sz="0" w:space="0" w:color="auto"/>
                        <w:right w:val="none" w:sz="0" w:space="0" w:color="auto"/>
                      </w:divBdr>
                      <w:divsChild>
                        <w:div w:id="915745243">
                          <w:marLeft w:val="0"/>
                          <w:marRight w:val="0"/>
                          <w:marTop w:val="0"/>
                          <w:marBottom w:val="0"/>
                          <w:divBdr>
                            <w:top w:val="none" w:sz="0" w:space="0" w:color="auto"/>
                            <w:left w:val="none" w:sz="0" w:space="0" w:color="auto"/>
                            <w:bottom w:val="none" w:sz="0" w:space="0" w:color="auto"/>
                            <w:right w:val="none" w:sz="0" w:space="0" w:color="auto"/>
                          </w:divBdr>
                          <w:divsChild>
                            <w:div w:id="2581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822820">
      <w:bodyDiv w:val="1"/>
      <w:marLeft w:val="0"/>
      <w:marRight w:val="0"/>
      <w:marTop w:val="0"/>
      <w:marBottom w:val="0"/>
      <w:divBdr>
        <w:top w:val="none" w:sz="0" w:space="0" w:color="auto"/>
        <w:left w:val="none" w:sz="0" w:space="0" w:color="auto"/>
        <w:bottom w:val="none" w:sz="0" w:space="0" w:color="auto"/>
        <w:right w:val="none" w:sz="0" w:space="0" w:color="auto"/>
      </w:divBdr>
    </w:div>
    <w:div w:id="380785376">
      <w:bodyDiv w:val="1"/>
      <w:marLeft w:val="0"/>
      <w:marRight w:val="0"/>
      <w:marTop w:val="0"/>
      <w:marBottom w:val="0"/>
      <w:divBdr>
        <w:top w:val="none" w:sz="0" w:space="0" w:color="auto"/>
        <w:left w:val="none" w:sz="0" w:space="0" w:color="auto"/>
        <w:bottom w:val="none" w:sz="0" w:space="0" w:color="auto"/>
        <w:right w:val="none" w:sz="0" w:space="0" w:color="auto"/>
      </w:divBdr>
    </w:div>
    <w:div w:id="382756843">
      <w:bodyDiv w:val="1"/>
      <w:marLeft w:val="0"/>
      <w:marRight w:val="0"/>
      <w:marTop w:val="0"/>
      <w:marBottom w:val="0"/>
      <w:divBdr>
        <w:top w:val="none" w:sz="0" w:space="0" w:color="auto"/>
        <w:left w:val="none" w:sz="0" w:space="0" w:color="auto"/>
        <w:bottom w:val="none" w:sz="0" w:space="0" w:color="auto"/>
        <w:right w:val="none" w:sz="0" w:space="0" w:color="auto"/>
      </w:divBdr>
      <w:divsChild>
        <w:div w:id="1239902368">
          <w:marLeft w:val="0"/>
          <w:marRight w:val="0"/>
          <w:marTop w:val="0"/>
          <w:marBottom w:val="0"/>
          <w:divBdr>
            <w:top w:val="none" w:sz="0" w:space="0" w:color="auto"/>
            <w:left w:val="none" w:sz="0" w:space="0" w:color="auto"/>
            <w:bottom w:val="none" w:sz="0" w:space="0" w:color="auto"/>
            <w:right w:val="none" w:sz="0" w:space="0" w:color="auto"/>
          </w:divBdr>
          <w:divsChild>
            <w:div w:id="1032537895">
              <w:marLeft w:val="0"/>
              <w:marRight w:val="0"/>
              <w:marTop w:val="0"/>
              <w:marBottom w:val="0"/>
              <w:divBdr>
                <w:top w:val="none" w:sz="0" w:space="0" w:color="auto"/>
                <w:left w:val="none" w:sz="0" w:space="0" w:color="auto"/>
                <w:bottom w:val="none" w:sz="0" w:space="0" w:color="auto"/>
                <w:right w:val="none" w:sz="0" w:space="0" w:color="auto"/>
              </w:divBdr>
              <w:divsChild>
                <w:div w:id="1325086752">
                  <w:marLeft w:val="0"/>
                  <w:marRight w:val="0"/>
                  <w:marTop w:val="0"/>
                  <w:marBottom w:val="0"/>
                  <w:divBdr>
                    <w:top w:val="none" w:sz="0" w:space="0" w:color="auto"/>
                    <w:left w:val="none" w:sz="0" w:space="0" w:color="auto"/>
                    <w:bottom w:val="none" w:sz="0" w:space="0" w:color="auto"/>
                    <w:right w:val="none" w:sz="0" w:space="0" w:color="auto"/>
                  </w:divBdr>
                  <w:divsChild>
                    <w:div w:id="180357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752207">
          <w:marLeft w:val="0"/>
          <w:marRight w:val="0"/>
          <w:marTop w:val="0"/>
          <w:marBottom w:val="0"/>
          <w:divBdr>
            <w:top w:val="none" w:sz="0" w:space="0" w:color="auto"/>
            <w:left w:val="none" w:sz="0" w:space="0" w:color="auto"/>
            <w:bottom w:val="none" w:sz="0" w:space="0" w:color="auto"/>
            <w:right w:val="none" w:sz="0" w:space="0" w:color="auto"/>
          </w:divBdr>
          <w:divsChild>
            <w:div w:id="609246098">
              <w:marLeft w:val="0"/>
              <w:marRight w:val="0"/>
              <w:marTop w:val="0"/>
              <w:marBottom w:val="0"/>
              <w:divBdr>
                <w:top w:val="none" w:sz="0" w:space="0" w:color="auto"/>
                <w:left w:val="none" w:sz="0" w:space="0" w:color="auto"/>
                <w:bottom w:val="none" w:sz="0" w:space="0" w:color="auto"/>
                <w:right w:val="none" w:sz="0" w:space="0" w:color="auto"/>
              </w:divBdr>
              <w:divsChild>
                <w:div w:id="1336541522">
                  <w:marLeft w:val="0"/>
                  <w:marRight w:val="0"/>
                  <w:marTop w:val="0"/>
                  <w:marBottom w:val="0"/>
                  <w:divBdr>
                    <w:top w:val="none" w:sz="0" w:space="0" w:color="auto"/>
                    <w:left w:val="none" w:sz="0" w:space="0" w:color="auto"/>
                    <w:bottom w:val="none" w:sz="0" w:space="0" w:color="auto"/>
                    <w:right w:val="none" w:sz="0" w:space="0" w:color="auto"/>
                  </w:divBdr>
                  <w:divsChild>
                    <w:div w:id="171877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791522">
      <w:bodyDiv w:val="1"/>
      <w:marLeft w:val="0"/>
      <w:marRight w:val="0"/>
      <w:marTop w:val="0"/>
      <w:marBottom w:val="0"/>
      <w:divBdr>
        <w:top w:val="none" w:sz="0" w:space="0" w:color="auto"/>
        <w:left w:val="none" w:sz="0" w:space="0" w:color="auto"/>
        <w:bottom w:val="none" w:sz="0" w:space="0" w:color="auto"/>
        <w:right w:val="none" w:sz="0" w:space="0" w:color="auto"/>
      </w:divBdr>
      <w:divsChild>
        <w:div w:id="1578787110">
          <w:marLeft w:val="0"/>
          <w:marRight w:val="0"/>
          <w:marTop w:val="0"/>
          <w:marBottom w:val="0"/>
          <w:divBdr>
            <w:top w:val="none" w:sz="0" w:space="0" w:color="auto"/>
            <w:left w:val="none" w:sz="0" w:space="0" w:color="auto"/>
            <w:bottom w:val="none" w:sz="0" w:space="0" w:color="auto"/>
            <w:right w:val="none" w:sz="0" w:space="0" w:color="auto"/>
          </w:divBdr>
          <w:divsChild>
            <w:div w:id="222496274">
              <w:marLeft w:val="0"/>
              <w:marRight w:val="0"/>
              <w:marTop w:val="0"/>
              <w:marBottom w:val="0"/>
              <w:divBdr>
                <w:top w:val="none" w:sz="0" w:space="0" w:color="auto"/>
                <w:left w:val="none" w:sz="0" w:space="0" w:color="auto"/>
                <w:bottom w:val="none" w:sz="0" w:space="0" w:color="auto"/>
                <w:right w:val="none" w:sz="0" w:space="0" w:color="auto"/>
              </w:divBdr>
              <w:divsChild>
                <w:div w:id="1326280872">
                  <w:marLeft w:val="0"/>
                  <w:marRight w:val="0"/>
                  <w:marTop w:val="0"/>
                  <w:marBottom w:val="0"/>
                  <w:divBdr>
                    <w:top w:val="none" w:sz="0" w:space="0" w:color="auto"/>
                    <w:left w:val="none" w:sz="0" w:space="0" w:color="auto"/>
                    <w:bottom w:val="none" w:sz="0" w:space="0" w:color="auto"/>
                    <w:right w:val="none" w:sz="0" w:space="0" w:color="auto"/>
                  </w:divBdr>
                  <w:divsChild>
                    <w:div w:id="1191340675">
                      <w:marLeft w:val="0"/>
                      <w:marRight w:val="0"/>
                      <w:marTop w:val="0"/>
                      <w:marBottom w:val="0"/>
                      <w:divBdr>
                        <w:top w:val="none" w:sz="0" w:space="0" w:color="auto"/>
                        <w:left w:val="none" w:sz="0" w:space="0" w:color="auto"/>
                        <w:bottom w:val="none" w:sz="0" w:space="0" w:color="auto"/>
                        <w:right w:val="none" w:sz="0" w:space="0" w:color="auto"/>
                      </w:divBdr>
                      <w:divsChild>
                        <w:div w:id="1670715385">
                          <w:marLeft w:val="0"/>
                          <w:marRight w:val="0"/>
                          <w:marTop w:val="0"/>
                          <w:marBottom w:val="0"/>
                          <w:divBdr>
                            <w:top w:val="none" w:sz="0" w:space="0" w:color="auto"/>
                            <w:left w:val="none" w:sz="0" w:space="0" w:color="auto"/>
                            <w:bottom w:val="none" w:sz="0" w:space="0" w:color="auto"/>
                            <w:right w:val="none" w:sz="0" w:space="0" w:color="auto"/>
                          </w:divBdr>
                          <w:divsChild>
                            <w:div w:id="19478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220655">
      <w:bodyDiv w:val="1"/>
      <w:marLeft w:val="0"/>
      <w:marRight w:val="0"/>
      <w:marTop w:val="0"/>
      <w:marBottom w:val="0"/>
      <w:divBdr>
        <w:top w:val="none" w:sz="0" w:space="0" w:color="auto"/>
        <w:left w:val="none" w:sz="0" w:space="0" w:color="auto"/>
        <w:bottom w:val="none" w:sz="0" w:space="0" w:color="auto"/>
        <w:right w:val="none" w:sz="0" w:space="0" w:color="auto"/>
      </w:divBdr>
    </w:div>
    <w:div w:id="467211527">
      <w:bodyDiv w:val="1"/>
      <w:marLeft w:val="0"/>
      <w:marRight w:val="0"/>
      <w:marTop w:val="0"/>
      <w:marBottom w:val="0"/>
      <w:divBdr>
        <w:top w:val="none" w:sz="0" w:space="0" w:color="auto"/>
        <w:left w:val="none" w:sz="0" w:space="0" w:color="auto"/>
        <w:bottom w:val="none" w:sz="0" w:space="0" w:color="auto"/>
        <w:right w:val="none" w:sz="0" w:space="0" w:color="auto"/>
      </w:divBdr>
    </w:div>
    <w:div w:id="467287387">
      <w:bodyDiv w:val="1"/>
      <w:marLeft w:val="0"/>
      <w:marRight w:val="0"/>
      <w:marTop w:val="0"/>
      <w:marBottom w:val="0"/>
      <w:divBdr>
        <w:top w:val="none" w:sz="0" w:space="0" w:color="auto"/>
        <w:left w:val="none" w:sz="0" w:space="0" w:color="auto"/>
        <w:bottom w:val="none" w:sz="0" w:space="0" w:color="auto"/>
        <w:right w:val="none" w:sz="0" w:space="0" w:color="auto"/>
      </w:divBdr>
      <w:divsChild>
        <w:div w:id="256713361">
          <w:marLeft w:val="0"/>
          <w:marRight w:val="0"/>
          <w:marTop w:val="0"/>
          <w:marBottom w:val="0"/>
          <w:divBdr>
            <w:top w:val="none" w:sz="0" w:space="0" w:color="auto"/>
            <w:left w:val="none" w:sz="0" w:space="0" w:color="auto"/>
            <w:bottom w:val="none" w:sz="0" w:space="0" w:color="auto"/>
            <w:right w:val="none" w:sz="0" w:space="0" w:color="auto"/>
          </w:divBdr>
          <w:divsChild>
            <w:div w:id="1781145709">
              <w:marLeft w:val="0"/>
              <w:marRight w:val="0"/>
              <w:marTop w:val="0"/>
              <w:marBottom w:val="0"/>
              <w:divBdr>
                <w:top w:val="none" w:sz="0" w:space="0" w:color="auto"/>
                <w:left w:val="none" w:sz="0" w:space="0" w:color="auto"/>
                <w:bottom w:val="none" w:sz="0" w:space="0" w:color="auto"/>
                <w:right w:val="none" w:sz="0" w:space="0" w:color="auto"/>
              </w:divBdr>
              <w:divsChild>
                <w:div w:id="1357275302">
                  <w:marLeft w:val="0"/>
                  <w:marRight w:val="0"/>
                  <w:marTop w:val="0"/>
                  <w:marBottom w:val="0"/>
                  <w:divBdr>
                    <w:top w:val="none" w:sz="0" w:space="0" w:color="auto"/>
                    <w:left w:val="none" w:sz="0" w:space="0" w:color="auto"/>
                    <w:bottom w:val="none" w:sz="0" w:space="0" w:color="auto"/>
                    <w:right w:val="none" w:sz="0" w:space="0" w:color="auto"/>
                  </w:divBdr>
                  <w:divsChild>
                    <w:div w:id="1814785731">
                      <w:marLeft w:val="0"/>
                      <w:marRight w:val="0"/>
                      <w:marTop w:val="0"/>
                      <w:marBottom w:val="0"/>
                      <w:divBdr>
                        <w:top w:val="none" w:sz="0" w:space="0" w:color="auto"/>
                        <w:left w:val="none" w:sz="0" w:space="0" w:color="auto"/>
                        <w:bottom w:val="none" w:sz="0" w:space="0" w:color="auto"/>
                        <w:right w:val="none" w:sz="0" w:space="0" w:color="auto"/>
                      </w:divBdr>
                      <w:divsChild>
                        <w:div w:id="921335996">
                          <w:marLeft w:val="0"/>
                          <w:marRight w:val="0"/>
                          <w:marTop w:val="0"/>
                          <w:marBottom w:val="0"/>
                          <w:divBdr>
                            <w:top w:val="none" w:sz="0" w:space="0" w:color="auto"/>
                            <w:left w:val="none" w:sz="0" w:space="0" w:color="auto"/>
                            <w:bottom w:val="none" w:sz="0" w:space="0" w:color="auto"/>
                            <w:right w:val="none" w:sz="0" w:space="0" w:color="auto"/>
                          </w:divBdr>
                          <w:divsChild>
                            <w:div w:id="140464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090137">
      <w:bodyDiv w:val="1"/>
      <w:marLeft w:val="0"/>
      <w:marRight w:val="0"/>
      <w:marTop w:val="0"/>
      <w:marBottom w:val="0"/>
      <w:divBdr>
        <w:top w:val="none" w:sz="0" w:space="0" w:color="auto"/>
        <w:left w:val="none" w:sz="0" w:space="0" w:color="auto"/>
        <w:bottom w:val="none" w:sz="0" w:space="0" w:color="auto"/>
        <w:right w:val="none" w:sz="0" w:space="0" w:color="auto"/>
      </w:divBdr>
    </w:div>
    <w:div w:id="490609705">
      <w:bodyDiv w:val="1"/>
      <w:marLeft w:val="0"/>
      <w:marRight w:val="0"/>
      <w:marTop w:val="0"/>
      <w:marBottom w:val="0"/>
      <w:divBdr>
        <w:top w:val="none" w:sz="0" w:space="0" w:color="auto"/>
        <w:left w:val="none" w:sz="0" w:space="0" w:color="auto"/>
        <w:bottom w:val="none" w:sz="0" w:space="0" w:color="auto"/>
        <w:right w:val="none" w:sz="0" w:space="0" w:color="auto"/>
      </w:divBdr>
    </w:div>
    <w:div w:id="496658163">
      <w:bodyDiv w:val="1"/>
      <w:marLeft w:val="0"/>
      <w:marRight w:val="0"/>
      <w:marTop w:val="0"/>
      <w:marBottom w:val="0"/>
      <w:divBdr>
        <w:top w:val="none" w:sz="0" w:space="0" w:color="auto"/>
        <w:left w:val="none" w:sz="0" w:space="0" w:color="auto"/>
        <w:bottom w:val="none" w:sz="0" w:space="0" w:color="auto"/>
        <w:right w:val="none" w:sz="0" w:space="0" w:color="auto"/>
      </w:divBdr>
      <w:divsChild>
        <w:div w:id="669721219">
          <w:marLeft w:val="0"/>
          <w:marRight w:val="0"/>
          <w:marTop w:val="0"/>
          <w:marBottom w:val="0"/>
          <w:divBdr>
            <w:top w:val="none" w:sz="0" w:space="0" w:color="auto"/>
            <w:left w:val="none" w:sz="0" w:space="0" w:color="auto"/>
            <w:bottom w:val="none" w:sz="0" w:space="0" w:color="auto"/>
            <w:right w:val="none" w:sz="0" w:space="0" w:color="auto"/>
          </w:divBdr>
          <w:divsChild>
            <w:div w:id="402337743">
              <w:marLeft w:val="0"/>
              <w:marRight w:val="0"/>
              <w:marTop w:val="0"/>
              <w:marBottom w:val="0"/>
              <w:divBdr>
                <w:top w:val="none" w:sz="0" w:space="0" w:color="auto"/>
                <w:left w:val="none" w:sz="0" w:space="0" w:color="auto"/>
                <w:bottom w:val="none" w:sz="0" w:space="0" w:color="auto"/>
                <w:right w:val="none" w:sz="0" w:space="0" w:color="auto"/>
              </w:divBdr>
              <w:divsChild>
                <w:div w:id="914900490">
                  <w:marLeft w:val="0"/>
                  <w:marRight w:val="0"/>
                  <w:marTop w:val="0"/>
                  <w:marBottom w:val="0"/>
                  <w:divBdr>
                    <w:top w:val="none" w:sz="0" w:space="0" w:color="auto"/>
                    <w:left w:val="none" w:sz="0" w:space="0" w:color="auto"/>
                    <w:bottom w:val="none" w:sz="0" w:space="0" w:color="auto"/>
                    <w:right w:val="none" w:sz="0" w:space="0" w:color="auto"/>
                  </w:divBdr>
                  <w:divsChild>
                    <w:div w:id="37705919">
                      <w:marLeft w:val="0"/>
                      <w:marRight w:val="0"/>
                      <w:marTop w:val="0"/>
                      <w:marBottom w:val="0"/>
                      <w:divBdr>
                        <w:top w:val="none" w:sz="0" w:space="0" w:color="auto"/>
                        <w:left w:val="none" w:sz="0" w:space="0" w:color="auto"/>
                        <w:bottom w:val="none" w:sz="0" w:space="0" w:color="auto"/>
                        <w:right w:val="none" w:sz="0" w:space="0" w:color="auto"/>
                      </w:divBdr>
                      <w:divsChild>
                        <w:div w:id="1396850913">
                          <w:marLeft w:val="0"/>
                          <w:marRight w:val="0"/>
                          <w:marTop w:val="0"/>
                          <w:marBottom w:val="0"/>
                          <w:divBdr>
                            <w:top w:val="none" w:sz="0" w:space="0" w:color="auto"/>
                            <w:left w:val="none" w:sz="0" w:space="0" w:color="auto"/>
                            <w:bottom w:val="none" w:sz="0" w:space="0" w:color="auto"/>
                            <w:right w:val="none" w:sz="0" w:space="0" w:color="auto"/>
                          </w:divBdr>
                          <w:divsChild>
                            <w:div w:id="1978223346">
                              <w:marLeft w:val="0"/>
                              <w:marRight w:val="0"/>
                              <w:marTop w:val="0"/>
                              <w:marBottom w:val="0"/>
                              <w:divBdr>
                                <w:top w:val="none" w:sz="0" w:space="0" w:color="auto"/>
                                <w:left w:val="none" w:sz="0" w:space="0" w:color="auto"/>
                                <w:bottom w:val="none" w:sz="0" w:space="0" w:color="auto"/>
                                <w:right w:val="none" w:sz="0" w:space="0" w:color="auto"/>
                              </w:divBdr>
                              <w:divsChild>
                                <w:div w:id="149758768">
                                  <w:marLeft w:val="0"/>
                                  <w:marRight w:val="0"/>
                                  <w:marTop w:val="0"/>
                                  <w:marBottom w:val="0"/>
                                  <w:divBdr>
                                    <w:top w:val="none" w:sz="0" w:space="0" w:color="auto"/>
                                    <w:left w:val="none" w:sz="0" w:space="0" w:color="auto"/>
                                    <w:bottom w:val="none" w:sz="0" w:space="0" w:color="auto"/>
                                    <w:right w:val="none" w:sz="0" w:space="0" w:color="auto"/>
                                  </w:divBdr>
                                  <w:divsChild>
                                    <w:div w:id="734741272">
                                      <w:marLeft w:val="0"/>
                                      <w:marRight w:val="0"/>
                                      <w:marTop w:val="0"/>
                                      <w:marBottom w:val="0"/>
                                      <w:divBdr>
                                        <w:top w:val="none" w:sz="0" w:space="0" w:color="auto"/>
                                        <w:left w:val="none" w:sz="0" w:space="0" w:color="auto"/>
                                        <w:bottom w:val="none" w:sz="0" w:space="0" w:color="auto"/>
                                        <w:right w:val="none" w:sz="0" w:space="0" w:color="auto"/>
                                      </w:divBdr>
                                      <w:divsChild>
                                        <w:div w:id="578901089">
                                          <w:marLeft w:val="0"/>
                                          <w:marRight w:val="0"/>
                                          <w:marTop w:val="0"/>
                                          <w:marBottom w:val="0"/>
                                          <w:divBdr>
                                            <w:top w:val="none" w:sz="0" w:space="0" w:color="auto"/>
                                            <w:left w:val="none" w:sz="0" w:space="0" w:color="auto"/>
                                            <w:bottom w:val="none" w:sz="0" w:space="0" w:color="auto"/>
                                            <w:right w:val="none" w:sz="0" w:space="0" w:color="auto"/>
                                          </w:divBdr>
                                          <w:divsChild>
                                            <w:div w:id="268775889">
                                              <w:marLeft w:val="0"/>
                                              <w:marRight w:val="0"/>
                                              <w:marTop w:val="0"/>
                                              <w:marBottom w:val="0"/>
                                              <w:divBdr>
                                                <w:top w:val="none" w:sz="0" w:space="0" w:color="auto"/>
                                                <w:left w:val="none" w:sz="0" w:space="0" w:color="auto"/>
                                                <w:bottom w:val="none" w:sz="0" w:space="0" w:color="auto"/>
                                                <w:right w:val="none" w:sz="0" w:space="0" w:color="auto"/>
                                              </w:divBdr>
                                              <w:divsChild>
                                                <w:div w:id="1553155854">
                                                  <w:marLeft w:val="0"/>
                                                  <w:marRight w:val="0"/>
                                                  <w:marTop w:val="0"/>
                                                  <w:marBottom w:val="0"/>
                                                  <w:divBdr>
                                                    <w:top w:val="none" w:sz="0" w:space="0" w:color="auto"/>
                                                    <w:left w:val="none" w:sz="0" w:space="0" w:color="auto"/>
                                                    <w:bottom w:val="none" w:sz="0" w:space="0" w:color="auto"/>
                                                    <w:right w:val="none" w:sz="0" w:space="0" w:color="auto"/>
                                                  </w:divBdr>
                                                  <w:divsChild>
                                                    <w:div w:id="910388958">
                                                      <w:marLeft w:val="0"/>
                                                      <w:marRight w:val="0"/>
                                                      <w:marTop w:val="0"/>
                                                      <w:marBottom w:val="0"/>
                                                      <w:divBdr>
                                                        <w:top w:val="none" w:sz="0" w:space="0" w:color="auto"/>
                                                        <w:left w:val="none" w:sz="0" w:space="0" w:color="auto"/>
                                                        <w:bottom w:val="none" w:sz="0" w:space="0" w:color="auto"/>
                                                        <w:right w:val="none" w:sz="0" w:space="0" w:color="auto"/>
                                                      </w:divBdr>
                                                      <w:divsChild>
                                                        <w:div w:id="3996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94568">
                                              <w:marLeft w:val="0"/>
                                              <w:marRight w:val="0"/>
                                              <w:marTop w:val="0"/>
                                              <w:marBottom w:val="0"/>
                                              <w:divBdr>
                                                <w:top w:val="none" w:sz="0" w:space="0" w:color="auto"/>
                                                <w:left w:val="none" w:sz="0" w:space="0" w:color="auto"/>
                                                <w:bottom w:val="none" w:sz="0" w:space="0" w:color="auto"/>
                                                <w:right w:val="none" w:sz="0" w:space="0" w:color="auto"/>
                                              </w:divBdr>
                                              <w:divsChild>
                                                <w:div w:id="553807852">
                                                  <w:marLeft w:val="0"/>
                                                  <w:marRight w:val="0"/>
                                                  <w:marTop w:val="0"/>
                                                  <w:marBottom w:val="0"/>
                                                  <w:divBdr>
                                                    <w:top w:val="none" w:sz="0" w:space="0" w:color="auto"/>
                                                    <w:left w:val="none" w:sz="0" w:space="0" w:color="auto"/>
                                                    <w:bottom w:val="none" w:sz="0" w:space="0" w:color="auto"/>
                                                    <w:right w:val="none" w:sz="0" w:space="0" w:color="auto"/>
                                                  </w:divBdr>
                                                  <w:divsChild>
                                                    <w:div w:id="423503802">
                                                      <w:marLeft w:val="0"/>
                                                      <w:marRight w:val="0"/>
                                                      <w:marTop w:val="0"/>
                                                      <w:marBottom w:val="0"/>
                                                      <w:divBdr>
                                                        <w:top w:val="none" w:sz="0" w:space="0" w:color="auto"/>
                                                        <w:left w:val="none" w:sz="0" w:space="0" w:color="auto"/>
                                                        <w:bottom w:val="none" w:sz="0" w:space="0" w:color="auto"/>
                                                        <w:right w:val="none" w:sz="0" w:space="0" w:color="auto"/>
                                                      </w:divBdr>
                                                      <w:divsChild>
                                                        <w:div w:id="108429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9103333">
      <w:bodyDiv w:val="1"/>
      <w:marLeft w:val="0"/>
      <w:marRight w:val="0"/>
      <w:marTop w:val="0"/>
      <w:marBottom w:val="0"/>
      <w:divBdr>
        <w:top w:val="none" w:sz="0" w:space="0" w:color="auto"/>
        <w:left w:val="none" w:sz="0" w:space="0" w:color="auto"/>
        <w:bottom w:val="none" w:sz="0" w:space="0" w:color="auto"/>
        <w:right w:val="none" w:sz="0" w:space="0" w:color="auto"/>
      </w:divBdr>
    </w:div>
    <w:div w:id="512763452">
      <w:bodyDiv w:val="1"/>
      <w:marLeft w:val="0"/>
      <w:marRight w:val="0"/>
      <w:marTop w:val="0"/>
      <w:marBottom w:val="0"/>
      <w:divBdr>
        <w:top w:val="none" w:sz="0" w:space="0" w:color="auto"/>
        <w:left w:val="none" w:sz="0" w:space="0" w:color="auto"/>
        <w:bottom w:val="none" w:sz="0" w:space="0" w:color="auto"/>
        <w:right w:val="none" w:sz="0" w:space="0" w:color="auto"/>
      </w:divBdr>
    </w:div>
    <w:div w:id="514852922">
      <w:bodyDiv w:val="1"/>
      <w:marLeft w:val="0"/>
      <w:marRight w:val="0"/>
      <w:marTop w:val="0"/>
      <w:marBottom w:val="0"/>
      <w:divBdr>
        <w:top w:val="none" w:sz="0" w:space="0" w:color="auto"/>
        <w:left w:val="none" w:sz="0" w:space="0" w:color="auto"/>
        <w:bottom w:val="none" w:sz="0" w:space="0" w:color="auto"/>
        <w:right w:val="none" w:sz="0" w:space="0" w:color="auto"/>
      </w:divBdr>
      <w:divsChild>
        <w:div w:id="1578900308">
          <w:marLeft w:val="0"/>
          <w:marRight w:val="0"/>
          <w:marTop w:val="0"/>
          <w:marBottom w:val="0"/>
          <w:divBdr>
            <w:top w:val="none" w:sz="0" w:space="0" w:color="auto"/>
            <w:left w:val="none" w:sz="0" w:space="0" w:color="auto"/>
            <w:bottom w:val="none" w:sz="0" w:space="0" w:color="auto"/>
            <w:right w:val="none" w:sz="0" w:space="0" w:color="auto"/>
          </w:divBdr>
          <w:divsChild>
            <w:div w:id="1660308117">
              <w:marLeft w:val="0"/>
              <w:marRight w:val="0"/>
              <w:marTop w:val="0"/>
              <w:marBottom w:val="0"/>
              <w:divBdr>
                <w:top w:val="none" w:sz="0" w:space="0" w:color="auto"/>
                <w:left w:val="none" w:sz="0" w:space="0" w:color="auto"/>
                <w:bottom w:val="none" w:sz="0" w:space="0" w:color="auto"/>
                <w:right w:val="none" w:sz="0" w:space="0" w:color="auto"/>
              </w:divBdr>
              <w:divsChild>
                <w:div w:id="1952735808">
                  <w:marLeft w:val="0"/>
                  <w:marRight w:val="0"/>
                  <w:marTop w:val="0"/>
                  <w:marBottom w:val="0"/>
                  <w:divBdr>
                    <w:top w:val="none" w:sz="0" w:space="0" w:color="auto"/>
                    <w:left w:val="none" w:sz="0" w:space="0" w:color="auto"/>
                    <w:bottom w:val="none" w:sz="0" w:space="0" w:color="auto"/>
                    <w:right w:val="none" w:sz="0" w:space="0" w:color="auto"/>
                  </w:divBdr>
                  <w:divsChild>
                    <w:div w:id="86536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308913">
          <w:marLeft w:val="0"/>
          <w:marRight w:val="0"/>
          <w:marTop w:val="0"/>
          <w:marBottom w:val="0"/>
          <w:divBdr>
            <w:top w:val="none" w:sz="0" w:space="0" w:color="auto"/>
            <w:left w:val="none" w:sz="0" w:space="0" w:color="auto"/>
            <w:bottom w:val="none" w:sz="0" w:space="0" w:color="auto"/>
            <w:right w:val="none" w:sz="0" w:space="0" w:color="auto"/>
          </w:divBdr>
          <w:divsChild>
            <w:div w:id="1335567023">
              <w:marLeft w:val="0"/>
              <w:marRight w:val="0"/>
              <w:marTop w:val="0"/>
              <w:marBottom w:val="0"/>
              <w:divBdr>
                <w:top w:val="none" w:sz="0" w:space="0" w:color="auto"/>
                <w:left w:val="none" w:sz="0" w:space="0" w:color="auto"/>
                <w:bottom w:val="none" w:sz="0" w:space="0" w:color="auto"/>
                <w:right w:val="none" w:sz="0" w:space="0" w:color="auto"/>
              </w:divBdr>
              <w:divsChild>
                <w:div w:id="737289244">
                  <w:marLeft w:val="0"/>
                  <w:marRight w:val="0"/>
                  <w:marTop w:val="0"/>
                  <w:marBottom w:val="0"/>
                  <w:divBdr>
                    <w:top w:val="none" w:sz="0" w:space="0" w:color="auto"/>
                    <w:left w:val="none" w:sz="0" w:space="0" w:color="auto"/>
                    <w:bottom w:val="none" w:sz="0" w:space="0" w:color="auto"/>
                    <w:right w:val="none" w:sz="0" w:space="0" w:color="auto"/>
                  </w:divBdr>
                  <w:divsChild>
                    <w:div w:id="168331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929919">
      <w:bodyDiv w:val="1"/>
      <w:marLeft w:val="0"/>
      <w:marRight w:val="0"/>
      <w:marTop w:val="0"/>
      <w:marBottom w:val="0"/>
      <w:divBdr>
        <w:top w:val="none" w:sz="0" w:space="0" w:color="auto"/>
        <w:left w:val="none" w:sz="0" w:space="0" w:color="auto"/>
        <w:bottom w:val="none" w:sz="0" w:space="0" w:color="auto"/>
        <w:right w:val="none" w:sz="0" w:space="0" w:color="auto"/>
      </w:divBdr>
    </w:div>
    <w:div w:id="527989058">
      <w:bodyDiv w:val="1"/>
      <w:marLeft w:val="0"/>
      <w:marRight w:val="0"/>
      <w:marTop w:val="0"/>
      <w:marBottom w:val="0"/>
      <w:divBdr>
        <w:top w:val="none" w:sz="0" w:space="0" w:color="auto"/>
        <w:left w:val="none" w:sz="0" w:space="0" w:color="auto"/>
        <w:bottom w:val="none" w:sz="0" w:space="0" w:color="auto"/>
        <w:right w:val="none" w:sz="0" w:space="0" w:color="auto"/>
      </w:divBdr>
      <w:divsChild>
        <w:div w:id="1321420862">
          <w:marLeft w:val="0"/>
          <w:marRight w:val="0"/>
          <w:marTop w:val="0"/>
          <w:marBottom w:val="0"/>
          <w:divBdr>
            <w:top w:val="none" w:sz="0" w:space="0" w:color="auto"/>
            <w:left w:val="none" w:sz="0" w:space="0" w:color="auto"/>
            <w:bottom w:val="none" w:sz="0" w:space="0" w:color="auto"/>
            <w:right w:val="none" w:sz="0" w:space="0" w:color="auto"/>
          </w:divBdr>
          <w:divsChild>
            <w:div w:id="1101680734">
              <w:marLeft w:val="0"/>
              <w:marRight w:val="0"/>
              <w:marTop w:val="0"/>
              <w:marBottom w:val="0"/>
              <w:divBdr>
                <w:top w:val="none" w:sz="0" w:space="0" w:color="auto"/>
                <w:left w:val="none" w:sz="0" w:space="0" w:color="auto"/>
                <w:bottom w:val="none" w:sz="0" w:space="0" w:color="auto"/>
                <w:right w:val="none" w:sz="0" w:space="0" w:color="auto"/>
              </w:divBdr>
              <w:divsChild>
                <w:div w:id="279189507">
                  <w:marLeft w:val="0"/>
                  <w:marRight w:val="0"/>
                  <w:marTop w:val="0"/>
                  <w:marBottom w:val="0"/>
                  <w:divBdr>
                    <w:top w:val="none" w:sz="0" w:space="0" w:color="auto"/>
                    <w:left w:val="none" w:sz="0" w:space="0" w:color="auto"/>
                    <w:bottom w:val="none" w:sz="0" w:space="0" w:color="auto"/>
                    <w:right w:val="none" w:sz="0" w:space="0" w:color="auto"/>
                  </w:divBdr>
                  <w:divsChild>
                    <w:div w:id="1045955741">
                      <w:marLeft w:val="0"/>
                      <w:marRight w:val="0"/>
                      <w:marTop w:val="0"/>
                      <w:marBottom w:val="0"/>
                      <w:divBdr>
                        <w:top w:val="none" w:sz="0" w:space="0" w:color="auto"/>
                        <w:left w:val="none" w:sz="0" w:space="0" w:color="auto"/>
                        <w:bottom w:val="none" w:sz="0" w:space="0" w:color="auto"/>
                        <w:right w:val="none" w:sz="0" w:space="0" w:color="auto"/>
                      </w:divBdr>
                      <w:divsChild>
                        <w:div w:id="296374219">
                          <w:marLeft w:val="0"/>
                          <w:marRight w:val="0"/>
                          <w:marTop w:val="0"/>
                          <w:marBottom w:val="0"/>
                          <w:divBdr>
                            <w:top w:val="none" w:sz="0" w:space="0" w:color="auto"/>
                            <w:left w:val="none" w:sz="0" w:space="0" w:color="auto"/>
                            <w:bottom w:val="none" w:sz="0" w:space="0" w:color="auto"/>
                            <w:right w:val="none" w:sz="0" w:space="0" w:color="auto"/>
                          </w:divBdr>
                          <w:divsChild>
                            <w:div w:id="202555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846893">
      <w:bodyDiv w:val="1"/>
      <w:marLeft w:val="0"/>
      <w:marRight w:val="0"/>
      <w:marTop w:val="0"/>
      <w:marBottom w:val="0"/>
      <w:divBdr>
        <w:top w:val="none" w:sz="0" w:space="0" w:color="auto"/>
        <w:left w:val="none" w:sz="0" w:space="0" w:color="auto"/>
        <w:bottom w:val="none" w:sz="0" w:space="0" w:color="auto"/>
        <w:right w:val="none" w:sz="0" w:space="0" w:color="auto"/>
      </w:divBdr>
      <w:divsChild>
        <w:div w:id="1212614390">
          <w:marLeft w:val="0"/>
          <w:marRight w:val="0"/>
          <w:marTop w:val="0"/>
          <w:marBottom w:val="0"/>
          <w:divBdr>
            <w:top w:val="none" w:sz="0" w:space="0" w:color="auto"/>
            <w:left w:val="none" w:sz="0" w:space="0" w:color="auto"/>
            <w:bottom w:val="none" w:sz="0" w:space="0" w:color="auto"/>
            <w:right w:val="none" w:sz="0" w:space="0" w:color="auto"/>
          </w:divBdr>
          <w:divsChild>
            <w:div w:id="729232953">
              <w:marLeft w:val="0"/>
              <w:marRight w:val="0"/>
              <w:marTop w:val="0"/>
              <w:marBottom w:val="0"/>
              <w:divBdr>
                <w:top w:val="none" w:sz="0" w:space="0" w:color="auto"/>
                <w:left w:val="none" w:sz="0" w:space="0" w:color="auto"/>
                <w:bottom w:val="none" w:sz="0" w:space="0" w:color="auto"/>
                <w:right w:val="none" w:sz="0" w:space="0" w:color="auto"/>
              </w:divBdr>
              <w:divsChild>
                <w:div w:id="1461071846">
                  <w:marLeft w:val="0"/>
                  <w:marRight w:val="0"/>
                  <w:marTop w:val="0"/>
                  <w:marBottom w:val="0"/>
                  <w:divBdr>
                    <w:top w:val="none" w:sz="0" w:space="0" w:color="auto"/>
                    <w:left w:val="none" w:sz="0" w:space="0" w:color="auto"/>
                    <w:bottom w:val="none" w:sz="0" w:space="0" w:color="auto"/>
                    <w:right w:val="none" w:sz="0" w:space="0" w:color="auto"/>
                  </w:divBdr>
                  <w:divsChild>
                    <w:div w:id="136579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025147">
          <w:marLeft w:val="0"/>
          <w:marRight w:val="0"/>
          <w:marTop w:val="0"/>
          <w:marBottom w:val="0"/>
          <w:divBdr>
            <w:top w:val="none" w:sz="0" w:space="0" w:color="auto"/>
            <w:left w:val="none" w:sz="0" w:space="0" w:color="auto"/>
            <w:bottom w:val="none" w:sz="0" w:space="0" w:color="auto"/>
            <w:right w:val="none" w:sz="0" w:space="0" w:color="auto"/>
          </w:divBdr>
          <w:divsChild>
            <w:div w:id="127431475">
              <w:marLeft w:val="0"/>
              <w:marRight w:val="0"/>
              <w:marTop w:val="0"/>
              <w:marBottom w:val="0"/>
              <w:divBdr>
                <w:top w:val="none" w:sz="0" w:space="0" w:color="auto"/>
                <w:left w:val="none" w:sz="0" w:space="0" w:color="auto"/>
                <w:bottom w:val="none" w:sz="0" w:space="0" w:color="auto"/>
                <w:right w:val="none" w:sz="0" w:space="0" w:color="auto"/>
              </w:divBdr>
              <w:divsChild>
                <w:div w:id="928273050">
                  <w:marLeft w:val="0"/>
                  <w:marRight w:val="0"/>
                  <w:marTop w:val="0"/>
                  <w:marBottom w:val="0"/>
                  <w:divBdr>
                    <w:top w:val="none" w:sz="0" w:space="0" w:color="auto"/>
                    <w:left w:val="none" w:sz="0" w:space="0" w:color="auto"/>
                    <w:bottom w:val="none" w:sz="0" w:space="0" w:color="auto"/>
                    <w:right w:val="none" w:sz="0" w:space="0" w:color="auto"/>
                  </w:divBdr>
                  <w:divsChild>
                    <w:div w:id="12412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383495">
      <w:bodyDiv w:val="1"/>
      <w:marLeft w:val="0"/>
      <w:marRight w:val="0"/>
      <w:marTop w:val="0"/>
      <w:marBottom w:val="0"/>
      <w:divBdr>
        <w:top w:val="none" w:sz="0" w:space="0" w:color="auto"/>
        <w:left w:val="none" w:sz="0" w:space="0" w:color="auto"/>
        <w:bottom w:val="none" w:sz="0" w:space="0" w:color="auto"/>
        <w:right w:val="none" w:sz="0" w:space="0" w:color="auto"/>
      </w:divBdr>
    </w:div>
    <w:div w:id="618609320">
      <w:bodyDiv w:val="1"/>
      <w:marLeft w:val="0"/>
      <w:marRight w:val="0"/>
      <w:marTop w:val="0"/>
      <w:marBottom w:val="0"/>
      <w:divBdr>
        <w:top w:val="none" w:sz="0" w:space="0" w:color="auto"/>
        <w:left w:val="none" w:sz="0" w:space="0" w:color="auto"/>
        <w:bottom w:val="none" w:sz="0" w:space="0" w:color="auto"/>
        <w:right w:val="none" w:sz="0" w:space="0" w:color="auto"/>
      </w:divBdr>
    </w:div>
    <w:div w:id="625351256">
      <w:bodyDiv w:val="1"/>
      <w:marLeft w:val="0"/>
      <w:marRight w:val="0"/>
      <w:marTop w:val="0"/>
      <w:marBottom w:val="0"/>
      <w:divBdr>
        <w:top w:val="none" w:sz="0" w:space="0" w:color="auto"/>
        <w:left w:val="none" w:sz="0" w:space="0" w:color="auto"/>
        <w:bottom w:val="none" w:sz="0" w:space="0" w:color="auto"/>
        <w:right w:val="none" w:sz="0" w:space="0" w:color="auto"/>
      </w:divBdr>
    </w:div>
    <w:div w:id="627392142">
      <w:bodyDiv w:val="1"/>
      <w:marLeft w:val="0"/>
      <w:marRight w:val="0"/>
      <w:marTop w:val="0"/>
      <w:marBottom w:val="0"/>
      <w:divBdr>
        <w:top w:val="none" w:sz="0" w:space="0" w:color="auto"/>
        <w:left w:val="none" w:sz="0" w:space="0" w:color="auto"/>
        <w:bottom w:val="none" w:sz="0" w:space="0" w:color="auto"/>
        <w:right w:val="none" w:sz="0" w:space="0" w:color="auto"/>
      </w:divBdr>
    </w:div>
    <w:div w:id="635454342">
      <w:bodyDiv w:val="1"/>
      <w:marLeft w:val="0"/>
      <w:marRight w:val="0"/>
      <w:marTop w:val="0"/>
      <w:marBottom w:val="0"/>
      <w:divBdr>
        <w:top w:val="none" w:sz="0" w:space="0" w:color="auto"/>
        <w:left w:val="none" w:sz="0" w:space="0" w:color="auto"/>
        <w:bottom w:val="none" w:sz="0" w:space="0" w:color="auto"/>
        <w:right w:val="none" w:sz="0" w:space="0" w:color="auto"/>
      </w:divBdr>
      <w:divsChild>
        <w:div w:id="1149128821">
          <w:marLeft w:val="0"/>
          <w:marRight w:val="0"/>
          <w:marTop w:val="0"/>
          <w:marBottom w:val="0"/>
          <w:divBdr>
            <w:top w:val="none" w:sz="0" w:space="0" w:color="auto"/>
            <w:left w:val="none" w:sz="0" w:space="0" w:color="auto"/>
            <w:bottom w:val="none" w:sz="0" w:space="0" w:color="auto"/>
            <w:right w:val="none" w:sz="0" w:space="0" w:color="auto"/>
          </w:divBdr>
          <w:divsChild>
            <w:div w:id="787089363">
              <w:marLeft w:val="0"/>
              <w:marRight w:val="0"/>
              <w:marTop w:val="0"/>
              <w:marBottom w:val="0"/>
              <w:divBdr>
                <w:top w:val="none" w:sz="0" w:space="0" w:color="auto"/>
                <w:left w:val="none" w:sz="0" w:space="0" w:color="auto"/>
                <w:bottom w:val="none" w:sz="0" w:space="0" w:color="auto"/>
                <w:right w:val="none" w:sz="0" w:space="0" w:color="auto"/>
              </w:divBdr>
              <w:divsChild>
                <w:div w:id="2021467143">
                  <w:marLeft w:val="0"/>
                  <w:marRight w:val="0"/>
                  <w:marTop w:val="0"/>
                  <w:marBottom w:val="0"/>
                  <w:divBdr>
                    <w:top w:val="none" w:sz="0" w:space="0" w:color="auto"/>
                    <w:left w:val="none" w:sz="0" w:space="0" w:color="auto"/>
                    <w:bottom w:val="none" w:sz="0" w:space="0" w:color="auto"/>
                    <w:right w:val="none" w:sz="0" w:space="0" w:color="auto"/>
                  </w:divBdr>
                  <w:divsChild>
                    <w:div w:id="1761171375">
                      <w:marLeft w:val="0"/>
                      <w:marRight w:val="0"/>
                      <w:marTop w:val="0"/>
                      <w:marBottom w:val="0"/>
                      <w:divBdr>
                        <w:top w:val="none" w:sz="0" w:space="0" w:color="auto"/>
                        <w:left w:val="none" w:sz="0" w:space="0" w:color="auto"/>
                        <w:bottom w:val="none" w:sz="0" w:space="0" w:color="auto"/>
                        <w:right w:val="none" w:sz="0" w:space="0" w:color="auto"/>
                      </w:divBdr>
                      <w:divsChild>
                        <w:div w:id="2110924121">
                          <w:marLeft w:val="0"/>
                          <w:marRight w:val="0"/>
                          <w:marTop w:val="0"/>
                          <w:marBottom w:val="0"/>
                          <w:divBdr>
                            <w:top w:val="none" w:sz="0" w:space="0" w:color="auto"/>
                            <w:left w:val="none" w:sz="0" w:space="0" w:color="auto"/>
                            <w:bottom w:val="none" w:sz="0" w:space="0" w:color="auto"/>
                            <w:right w:val="none" w:sz="0" w:space="0" w:color="auto"/>
                          </w:divBdr>
                          <w:divsChild>
                            <w:div w:id="348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693152">
      <w:bodyDiv w:val="1"/>
      <w:marLeft w:val="0"/>
      <w:marRight w:val="0"/>
      <w:marTop w:val="0"/>
      <w:marBottom w:val="0"/>
      <w:divBdr>
        <w:top w:val="none" w:sz="0" w:space="0" w:color="auto"/>
        <w:left w:val="none" w:sz="0" w:space="0" w:color="auto"/>
        <w:bottom w:val="none" w:sz="0" w:space="0" w:color="auto"/>
        <w:right w:val="none" w:sz="0" w:space="0" w:color="auto"/>
      </w:divBdr>
    </w:div>
    <w:div w:id="664239317">
      <w:bodyDiv w:val="1"/>
      <w:marLeft w:val="0"/>
      <w:marRight w:val="0"/>
      <w:marTop w:val="0"/>
      <w:marBottom w:val="0"/>
      <w:divBdr>
        <w:top w:val="none" w:sz="0" w:space="0" w:color="auto"/>
        <w:left w:val="none" w:sz="0" w:space="0" w:color="auto"/>
        <w:bottom w:val="none" w:sz="0" w:space="0" w:color="auto"/>
        <w:right w:val="none" w:sz="0" w:space="0" w:color="auto"/>
      </w:divBdr>
    </w:div>
    <w:div w:id="714087680">
      <w:bodyDiv w:val="1"/>
      <w:marLeft w:val="0"/>
      <w:marRight w:val="0"/>
      <w:marTop w:val="0"/>
      <w:marBottom w:val="0"/>
      <w:divBdr>
        <w:top w:val="none" w:sz="0" w:space="0" w:color="auto"/>
        <w:left w:val="none" w:sz="0" w:space="0" w:color="auto"/>
        <w:bottom w:val="none" w:sz="0" w:space="0" w:color="auto"/>
        <w:right w:val="none" w:sz="0" w:space="0" w:color="auto"/>
      </w:divBdr>
    </w:div>
    <w:div w:id="732898902">
      <w:bodyDiv w:val="1"/>
      <w:marLeft w:val="0"/>
      <w:marRight w:val="0"/>
      <w:marTop w:val="0"/>
      <w:marBottom w:val="0"/>
      <w:divBdr>
        <w:top w:val="none" w:sz="0" w:space="0" w:color="auto"/>
        <w:left w:val="none" w:sz="0" w:space="0" w:color="auto"/>
        <w:bottom w:val="none" w:sz="0" w:space="0" w:color="auto"/>
        <w:right w:val="none" w:sz="0" w:space="0" w:color="auto"/>
      </w:divBdr>
    </w:div>
    <w:div w:id="735511796">
      <w:bodyDiv w:val="1"/>
      <w:marLeft w:val="0"/>
      <w:marRight w:val="0"/>
      <w:marTop w:val="0"/>
      <w:marBottom w:val="0"/>
      <w:divBdr>
        <w:top w:val="none" w:sz="0" w:space="0" w:color="auto"/>
        <w:left w:val="none" w:sz="0" w:space="0" w:color="auto"/>
        <w:bottom w:val="none" w:sz="0" w:space="0" w:color="auto"/>
        <w:right w:val="none" w:sz="0" w:space="0" w:color="auto"/>
      </w:divBdr>
    </w:div>
    <w:div w:id="745803305">
      <w:bodyDiv w:val="1"/>
      <w:marLeft w:val="0"/>
      <w:marRight w:val="0"/>
      <w:marTop w:val="0"/>
      <w:marBottom w:val="0"/>
      <w:divBdr>
        <w:top w:val="none" w:sz="0" w:space="0" w:color="auto"/>
        <w:left w:val="none" w:sz="0" w:space="0" w:color="auto"/>
        <w:bottom w:val="none" w:sz="0" w:space="0" w:color="auto"/>
        <w:right w:val="none" w:sz="0" w:space="0" w:color="auto"/>
      </w:divBdr>
    </w:div>
    <w:div w:id="749305018">
      <w:bodyDiv w:val="1"/>
      <w:marLeft w:val="0"/>
      <w:marRight w:val="0"/>
      <w:marTop w:val="0"/>
      <w:marBottom w:val="0"/>
      <w:divBdr>
        <w:top w:val="none" w:sz="0" w:space="0" w:color="auto"/>
        <w:left w:val="none" w:sz="0" w:space="0" w:color="auto"/>
        <w:bottom w:val="none" w:sz="0" w:space="0" w:color="auto"/>
        <w:right w:val="none" w:sz="0" w:space="0" w:color="auto"/>
      </w:divBdr>
    </w:div>
    <w:div w:id="755250766">
      <w:bodyDiv w:val="1"/>
      <w:marLeft w:val="0"/>
      <w:marRight w:val="0"/>
      <w:marTop w:val="0"/>
      <w:marBottom w:val="0"/>
      <w:divBdr>
        <w:top w:val="none" w:sz="0" w:space="0" w:color="auto"/>
        <w:left w:val="none" w:sz="0" w:space="0" w:color="auto"/>
        <w:bottom w:val="none" w:sz="0" w:space="0" w:color="auto"/>
        <w:right w:val="none" w:sz="0" w:space="0" w:color="auto"/>
      </w:divBdr>
      <w:divsChild>
        <w:div w:id="1700623076">
          <w:marLeft w:val="0"/>
          <w:marRight w:val="0"/>
          <w:marTop w:val="0"/>
          <w:marBottom w:val="0"/>
          <w:divBdr>
            <w:top w:val="none" w:sz="0" w:space="0" w:color="auto"/>
            <w:left w:val="none" w:sz="0" w:space="0" w:color="auto"/>
            <w:bottom w:val="none" w:sz="0" w:space="0" w:color="auto"/>
            <w:right w:val="none" w:sz="0" w:space="0" w:color="auto"/>
          </w:divBdr>
          <w:divsChild>
            <w:div w:id="222066922">
              <w:marLeft w:val="0"/>
              <w:marRight w:val="0"/>
              <w:marTop w:val="0"/>
              <w:marBottom w:val="0"/>
              <w:divBdr>
                <w:top w:val="none" w:sz="0" w:space="0" w:color="auto"/>
                <w:left w:val="none" w:sz="0" w:space="0" w:color="auto"/>
                <w:bottom w:val="none" w:sz="0" w:space="0" w:color="auto"/>
                <w:right w:val="none" w:sz="0" w:space="0" w:color="auto"/>
              </w:divBdr>
              <w:divsChild>
                <w:div w:id="1810395217">
                  <w:marLeft w:val="0"/>
                  <w:marRight w:val="0"/>
                  <w:marTop w:val="0"/>
                  <w:marBottom w:val="0"/>
                  <w:divBdr>
                    <w:top w:val="none" w:sz="0" w:space="0" w:color="auto"/>
                    <w:left w:val="none" w:sz="0" w:space="0" w:color="auto"/>
                    <w:bottom w:val="none" w:sz="0" w:space="0" w:color="auto"/>
                    <w:right w:val="none" w:sz="0" w:space="0" w:color="auto"/>
                  </w:divBdr>
                  <w:divsChild>
                    <w:div w:id="295834788">
                      <w:marLeft w:val="0"/>
                      <w:marRight w:val="0"/>
                      <w:marTop w:val="0"/>
                      <w:marBottom w:val="0"/>
                      <w:divBdr>
                        <w:top w:val="none" w:sz="0" w:space="0" w:color="auto"/>
                        <w:left w:val="none" w:sz="0" w:space="0" w:color="auto"/>
                        <w:bottom w:val="none" w:sz="0" w:space="0" w:color="auto"/>
                        <w:right w:val="none" w:sz="0" w:space="0" w:color="auto"/>
                      </w:divBdr>
                      <w:divsChild>
                        <w:div w:id="1805931146">
                          <w:marLeft w:val="0"/>
                          <w:marRight w:val="0"/>
                          <w:marTop w:val="0"/>
                          <w:marBottom w:val="0"/>
                          <w:divBdr>
                            <w:top w:val="none" w:sz="0" w:space="0" w:color="auto"/>
                            <w:left w:val="none" w:sz="0" w:space="0" w:color="auto"/>
                            <w:bottom w:val="none" w:sz="0" w:space="0" w:color="auto"/>
                            <w:right w:val="none" w:sz="0" w:space="0" w:color="auto"/>
                          </w:divBdr>
                          <w:divsChild>
                            <w:div w:id="24924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461268">
      <w:bodyDiv w:val="1"/>
      <w:marLeft w:val="0"/>
      <w:marRight w:val="0"/>
      <w:marTop w:val="0"/>
      <w:marBottom w:val="0"/>
      <w:divBdr>
        <w:top w:val="none" w:sz="0" w:space="0" w:color="auto"/>
        <w:left w:val="none" w:sz="0" w:space="0" w:color="auto"/>
        <w:bottom w:val="none" w:sz="0" w:space="0" w:color="auto"/>
        <w:right w:val="none" w:sz="0" w:space="0" w:color="auto"/>
      </w:divBdr>
    </w:div>
    <w:div w:id="773209433">
      <w:bodyDiv w:val="1"/>
      <w:marLeft w:val="0"/>
      <w:marRight w:val="0"/>
      <w:marTop w:val="0"/>
      <w:marBottom w:val="0"/>
      <w:divBdr>
        <w:top w:val="none" w:sz="0" w:space="0" w:color="auto"/>
        <w:left w:val="none" w:sz="0" w:space="0" w:color="auto"/>
        <w:bottom w:val="none" w:sz="0" w:space="0" w:color="auto"/>
        <w:right w:val="none" w:sz="0" w:space="0" w:color="auto"/>
      </w:divBdr>
    </w:div>
    <w:div w:id="795023574">
      <w:bodyDiv w:val="1"/>
      <w:marLeft w:val="0"/>
      <w:marRight w:val="0"/>
      <w:marTop w:val="0"/>
      <w:marBottom w:val="0"/>
      <w:divBdr>
        <w:top w:val="none" w:sz="0" w:space="0" w:color="auto"/>
        <w:left w:val="none" w:sz="0" w:space="0" w:color="auto"/>
        <w:bottom w:val="none" w:sz="0" w:space="0" w:color="auto"/>
        <w:right w:val="none" w:sz="0" w:space="0" w:color="auto"/>
      </w:divBdr>
    </w:div>
    <w:div w:id="804128718">
      <w:bodyDiv w:val="1"/>
      <w:marLeft w:val="0"/>
      <w:marRight w:val="0"/>
      <w:marTop w:val="0"/>
      <w:marBottom w:val="0"/>
      <w:divBdr>
        <w:top w:val="none" w:sz="0" w:space="0" w:color="auto"/>
        <w:left w:val="none" w:sz="0" w:space="0" w:color="auto"/>
        <w:bottom w:val="none" w:sz="0" w:space="0" w:color="auto"/>
        <w:right w:val="none" w:sz="0" w:space="0" w:color="auto"/>
      </w:divBdr>
    </w:div>
    <w:div w:id="807089611">
      <w:bodyDiv w:val="1"/>
      <w:marLeft w:val="0"/>
      <w:marRight w:val="0"/>
      <w:marTop w:val="0"/>
      <w:marBottom w:val="0"/>
      <w:divBdr>
        <w:top w:val="none" w:sz="0" w:space="0" w:color="auto"/>
        <w:left w:val="none" w:sz="0" w:space="0" w:color="auto"/>
        <w:bottom w:val="none" w:sz="0" w:space="0" w:color="auto"/>
        <w:right w:val="none" w:sz="0" w:space="0" w:color="auto"/>
      </w:divBdr>
    </w:div>
    <w:div w:id="811096051">
      <w:bodyDiv w:val="1"/>
      <w:marLeft w:val="0"/>
      <w:marRight w:val="0"/>
      <w:marTop w:val="0"/>
      <w:marBottom w:val="0"/>
      <w:divBdr>
        <w:top w:val="none" w:sz="0" w:space="0" w:color="auto"/>
        <w:left w:val="none" w:sz="0" w:space="0" w:color="auto"/>
        <w:bottom w:val="none" w:sz="0" w:space="0" w:color="auto"/>
        <w:right w:val="none" w:sz="0" w:space="0" w:color="auto"/>
      </w:divBdr>
      <w:divsChild>
        <w:div w:id="927732952">
          <w:marLeft w:val="0"/>
          <w:marRight w:val="0"/>
          <w:marTop w:val="0"/>
          <w:marBottom w:val="0"/>
          <w:divBdr>
            <w:top w:val="none" w:sz="0" w:space="0" w:color="auto"/>
            <w:left w:val="none" w:sz="0" w:space="0" w:color="auto"/>
            <w:bottom w:val="none" w:sz="0" w:space="0" w:color="auto"/>
            <w:right w:val="none" w:sz="0" w:space="0" w:color="auto"/>
          </w:divBdr>
          <w:divsChild>
            <w:div w:id="1555389301">
              <w:marLeft w:val="0"/>
              <w:marRight w:val="0"/>
              <w:marTop w:val="0"/>
              <w:marBottom w:val="0"/>
              <w:divBdr>
                <w:top w:val="none" w:sz="0" w:space="0" w:color="auto"/>
                <w:left w:val="none" w:sz="0" w:space="0" w:color="auto"/>
                <w:bottom w:val="none" w:sz="0" w:space="0" w:color="auto"/>
                <w:right w:val="none" w:sz="0" w:space="0" w:color="auto"/>
              </w:divBdr>
              <w:divsChild>
                <w:div w:id="359402199">
                  <w:marLeft w:val="0"/>
                  <w:marRight w:val="0"/>
                  <w:marTop w:val="0"/>
                  <w:marBottom w:val="0"/>
                  <w:divBdr>
                    <w:top w:val="none" w:sz="0" w:space="0" w:color="auto"/>
                    <w:left w:val="none" w:sz="0" w:space="0" w:color="auto"/>
                    <w:bottom w:val="none" w:sz="0" w:space="0" w:color="auto"/>
                    <w:right w:val="none" w:sz="0" w:space="0" w:color="auto"/>
                  </w:divBdr>
                  <w:divsChild>
                    <w:div w:id="230045817">
                      <w:marLeft w:val="0"/>
                      <w:marRight w:val="0"/>
                      <w:marTop w:val="0"/>
                      <w:marBottom w:val="0"/>
                      <w:divBdr>
                        <w:top w:val="none" w:sz="0" w:space="0" w:color="auto"/>
                        <w:left w:val="none" w:sz="0" w:space="0" w:color="auto"/>
                        <w:bottom w:val="none" w:sz="0" w:space="0" w:color="auto"/>
                        <w:right w:val="none" w:sz="0" w:space="0" w:color="auto"/>
                      </w:divBdr>
                      <w:divsChild>
                        <w:div w:id="34814610">
                          <w:marLeft w:val="0"/>
                          <w:marRight w:val="0"/>
                          <w:marTop w:val="0"/>
                          <w:marBottom w:val="0"/>
                          <w:divBdr>
                            <w:top w:val="none" w:sz="0" w:space="0" w:color="auto"/>
                            <w:left w:val="none" w:sz="0" w:space="0" w:color="auto"/>
                            <w:bottom w:val="none" w:sz="0" w:space="0" w:color="auto"/>
                            <w:right w:val="none" w:sz="0" w:space="0" w:color="auto"/>
                          </w:divBdr>
                          <w:divsChild>
                            <w:div w:id="53438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029204">
      <w:bodyDiv w:val="1"/>
      <w:marLeft w:val="0"/>
      <w:marRight w:val="0"/>
      <w:marTop w:val="0"/>
      <w:marBottom w:val="0"/>
      <w:divBdr>
        <w:top w:val="none" w:sz="0" w:space="0" w:color="auto"/>
        <w:left w:val="none" w:sz="0" w:space="0" w:color="auto"/>
        <w:bottom w:val="none" w:sz="0" w:space="0" w:color="auto"/>
        <w:right w:val="none" w:sz="0" w:space="0" w:color="auto"/>
      </w:divBdr>
    </w:div>
    <w:div w:id="845247876">
      <w:bodyDiv w:val="1"/>
      <w:marLeft w:val="0"/>
      <w:marRight w:val="0"/>
      <w:marTop w:val="0"/>
      <w:marBottom w:val="0"/>
      <w:divBdr>
        <w:top w:val="none" w:sz="0" w:space="0" w:color="auto"/>
        <w:left w:val="none" w:sz="0" w:space="0" w:color="auto"/>
        <w:bottom w:val="none" w:sz="0" w:space="0" w:color="auto"/>
        <w:right w:val="none" w:sz="0" w:space="0" w:color="auto"/>
      </w:divBdr>
    </w:div>
    <w:div w:id="854419147">
      <w:bodyDiv w:val="1"/>
      <w:marLeft w:val="0"/>
      <w:marRight w:val="0"/>
      <w:marTop w:val="0"/>
      <w:marBottom w:val="0"/>
      <w:divBdr>
        <w:top w:val="none" w:sz="0" w:space="0" w:color="auto"/>
        <w:left w:val="none" w:sz="0" w:space="0" w:color="auto"/>
        <w:bottom w:val="none" w:sz="0" w:space="0" w:color="auto"/>
        <w:right w:val="none" w:sz="0" w:space="0" w:color="auto"/>
      </w:divBdr>
      <w:divsChild>
        <w:div w:id="1932621213">
          <w:marLeft w:val="0"/>
          <w:marRight w:val="0"/>
          <w:marTop w:val="0"/>
          <w:marBottom w:val="0"/>
          <w:divBdr>
            <w:top w:val="none" w:sz="0" w:space="0" w:color="auto"/>
            <w:left w:val="none" w:sz="0" w:space="0" w:color="auto"/>
            <w:bottom w:val="none" w:sz="0" w:space="0" w:color="auto"/>
            <w:right w:val="none" w:sz="0" w:space="0" w:color="auto"/>
          </w:divBdr>
          <w:divsChild>
            <w:div w:id="1745492583">
              <w:marLeft w:val="0"/>
              <w:marRight w:val="0"/>
              <w:marTop w:val="0"/>
              <w:marBottom w:val="0"/>
              <w:divBdr>
                <w:top w:val="none" w:sz="0" w:space="0" w:color="auto"/>
                <w:left w:val="none" w:sz="0" w:space="0" w:color="auto"/>
                <w:bottom w:val="none" w:sz="0" w:space="0" w:color="auto"/>
                <w:right w:val="none" w:sz="0" w:space="0" w:color="auto"/>
              </w:divBdr>
              <w:divsChild>
                <w:div w:id="1949774040">
                  <w:marLeft w:val="0"/>
                  <w:marRight w:val="0"/>
                  <w:marTop w:val="0"/>
                  <w:marBottom w:val="0"/>
                  <w:divBdr>
                    <w:top w:val="none" w:sz="0" w:space="0" w:color="auto"/>
                    <w:left w:val="none" w:sz="0" w:space="0" w:color="auto"/>
                    <w:bottom w:val="none" w:sz="0" w:space="0" w:color="auto"/>
                    <w:right w:val="none" w:sz="0" w:space="0" w:color="auto"/>
                  </w:divBdr>
                  <w:divsChild>
                    <w:div w:id="289093155">
                      <w:marLeft w:val="0"/>
                      <w:marRight w:val="0"/>
                      <w:marTop w:val="0"/>
                      <w:marBottom w:val="0"/>
                      <w:divBdr>
                        <w:top w:val="none" w:sz="0" w:space="0" w:color="auto"/>
                        <w:left w:val="none" w:sz="0" w:space="0" w:color="auto"/>
                        <w:bottom w:val="none" w:sz="0" w:space="0" w:color="auto"/>
                        <w:right w:val="none" w:sz="0" w:space="0" w:color="auto"/>
                      </w:divBdr>
                      <w:divsChild>
                        <w:div w:id="867447051">
                          <w:marLeft w:val="0"/>
                          <w:marRight w:val="0"/>
                          <w:marTop w:val="0"/>
                          <w:marBottom w:val="0"/>
                          <w:divBdr>
                            <w:top w:val="none" w:sz="0" w:space="0" w:color="auto"/>
                            <w:left w:val="none" w:sz="0" w:space="0" w:color="auto"/>
                            <w:bottom w:val="none" w:sz="0" w:space="0" w:color="auto"/>
                            <w:right w:val="none" w:sz="0" w:space="0" w:color="auto"/>
                          </w:divBdr>
                          <w:divsChild>
                            <w:div w:id="67661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722840">
      <w:bodyDiv w:val="1"/>
      <w:marLeft w:val="0"/>
      <w:marRight w:val="0"/>
      <w:marTop w:val="0"/>
      <w:marBottom w:val="0"/>
      <w:divBdr>
        <w:top w:val="none" w:sz="0" w:space="0" w:color="auto"/>
        <w:left w:val="none" w:sz="0" w:space="0" w:color="auto"/>
        <w:bottom w:val="none" w:sz="0" w:space="0" w:color="auto"/>
        <w:right w:val="none" w:sz="0" w:space="0" w:color="auto"/>
      </w:divBdr>
    </w:div>
    <w:div w:id="907618408">
      <w:bodyDiv w:val="1"/>
      <w:marLeft w:val="0"/>
      <w:marRight w:val="0"/>
      <w:marTop w:val="0"/>
      <w:marBottom w:val="0"/>
      <w:divBdr>
        <w:top w:val="none" w:sz="0" w:space="0" w:color="auto"/>
        <w:left w:val="none" w:sz="0" w:space="0" w:color="auto"/>
        <w:bottom w:val="none" w:sz="0" w:space="0" w:color="auto"/>
        <w:right w:val="none" w:sz="0" w:space="0" w:color="auto"/>
      </w:divBdr>
    </w:div>
    <w:div w:id="916522564">
      <w:bodyDiv w:val="1"/>
      <w:marLeft w:val="0"/>
      <w:marRight w:val="0"/>
      <w:marTop w:val="0"/>
      <w:marBottom w:val="0"/>
      <w:divBdr>
        <w:top w:val="none" w:sz="0" w:space="0" w:color="auto"/>
        <w:left w:val="none" w:sz="0" w:space="0" w:color="auto"/>
        <w:bottom w:val="none" w:sz="0" w:space="0" w:color="auto"/>
        <w:right w:val="none" w:sz="0" w:space="0" w:color="auto"/>
      </w:divBdr>
    </w:div>
    <w:div w:id="922447626">
      <w:bodyDiv w:val="1"/>
      <w:marLeft w:val="0"/>
      <w:marRight w:val="0"/>
      <w:marTop w:val="0"/>
      <w:marBottom w:val="0"/>
      <w:divBdr>
        <w:top w:val="none" w:sz="0" w:space="0" w:color="auto"/>
        <w:left w:val="none" w:sz="0" w:space="0" w:color="auto"/>
        <w:bottom w:val="none" w:sz="0" w:space="0" w:color="auto"/>
        <w:right w:val="none" w:sz="0" w:space="0" w:color="auto"/>
      </w:divBdr>
      <w:divsChild>
        <w:div w:id="1705327621">
          <w:marLeft w:val="0"/>
          <w:marRight w:val="0"/>
          <w:marTop w:val="0"/>
          <w:marBottom w:val="0"/>
          <w:divBdr>
            <w:top w:val="none" w:sz="0" w:space="0" w:color="auto"/>
            <w:left w:val="none" w:sz="0" w:space="0" w:color="auto"/>
            <w:bottom w:val="none" w:sz="0" w:space="0" w:color="auto"/>
            <w:right w:val="none" w:sz="0" w:space="0" w:color="auto"/>
          </w:divBdr>
          <w:divsChild>
            <w:div w:id="962031263">
              <w:marLeft w:val="0"/>
              <w:marRight w:val="0"/>
              <w:marTop w:val="0"/>
              <w:marBottom w:val="0"/>
              <w:divBdr>
                <w:top w:val="none" w:sz="0" w:space="0" w:color="auto"/>
                <w:left w:val="none" w:sz="0" w:space="0" w:color="auto"/>
                <w:bottom w:val="none" w:sz="0" w:space="0" w:color="auto"/>
                <w:right w:val="none" w:sz="0" w:space="0" w:color="auto"/>
              </w:divBdr>
              <w:divsChild>
                <w:div w:id="1157649552">
                  <w:marLeft w:val="0"/>
                  <w:marRight w:val="0"/>
                  <w:marTop w:val="0"/>
                  <w:marBottom w:val="0"/>
                  <w:divBdr>
                    <w:top w:val="none" w:sz="0" w:space="0" w:color="auto"/>
                    <w:left w:val="none" w:sz="0" w:space="0" w:color="auto"/>
                    <w:bottom w:val="none" w:sz="0" w:space="0" w:color="auto"/>
                    <w:right w:val="none" w:sz="0" w:space="0" w:color="auto"/>
                  </w:divBdr>
                  <w:divsChild>
                    <w:div w:id="1595046052">
                      <w:marLeft w:val="0"/>
                      <w:marRight w:val="0"/>
                      <w:marTop w:val="0"/>
                      <w:marBottom w:val="0"/>
                      <w:divBdr>
                        <w:top w:val="none" w:sz="0" w:space="0" w:color="auto"/>
                        <w:left w:val="none" w:sz="0" w:space="0" w:color="auto"/>
                        <w:bottom w:val="none" w:sz="0" w:space="0" w:color="auto"/>
                        <w:right w:val="none" w:sz="0" w:space="0" w:color="auto"/>
                      </w:divBdr>
                      <w:divsChild>
                        <w:div w:id="1739937457">
                          <w:marLeft w:val="0"/>
                          <w:marRight w:val="0"/>
                          <w:marTop w:val="0"/>
                          <w:marBottom w:val="0"/>
                          <w:divBdr>
                            <w:top w:val="none" w:sz="0" w:space="0" w:color="auto"/>
                            <w:left w:val="none" w:sz="0" w:space="0" w:color="auto"/>
                            <w:bottom w:val="none" w:sz="0" w:space="0" w:color="auto"/>
                            <w:right w:val="none" w:sz="0" w:space="0" w:color="auto"/>
                          </w:divBdr>
                          <w:divsChild>
                            <w:div w:id="11273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629464">
      <w:bodyDiv w:val="1"/>
      <w:marLeft w:val="0"/>
      <w:marRight w:val="0"/>
      <w:marTop w:val="0"/>
      <w:marBottom w:val="0"/>
      <w:divBdr>
        <w:top w:val="none" w:sz="0" w:space="0" w:color="auto"/>
        <w:left w:val="none" w:sz="0" w:space="0" w:color="auto"/>
        <w:bottom w:val="none" w:sz="0" w:space="0" w:color="auto"/>
        <w:right w:val="none" w:sz="0" w:space="0" w:color="auto"/>
      </w:divBdr>
      <w:divsChild>
        <w:div w:id="1613974832">
          <w:marLeft w:val="0"/>
          <w:marRight w:val="0"/>
          <w:marTop w:val="0"/>
          <w:marBottom w:val="0"/>
          <w:divBdr>
            <w:top w:val="none" w:sz="0" w:space="0" w:color="auto"/>
            <w:left w:val="none" w:sz="0" w:space="0" w:color="auto"/>
            <w:bottom w:val="none" w:sz="0" w:space="0" w:color="auto"/>
            <w:right w:val="none" w:sz="0" w:space="0" w:color="auto"/>
          </w:divBdr>
          <w:divsChild>
            <w:div w:id="1123814713">
              <w:marLeft w:val="0"/>
              <w:marRight w:val="0"/>
              <w:marTop w:val="0"/>
              <w:marBottom w:val="0"/>
              <w:divBdr>
                <w:top w:val="none" w:sz="0" w:space="0" w:color="auto"/>
                <w:left w:val="none" w:sz="0" w:space="0" w:color="auto"/>
                <w:bottom w:val="none" w:sz="0" w:space="0" w:color="auto"/>
                <w:right w:val="none" w:sz="0" w:space="0" w:color="auto"/>
              </w:divBdr>
              <w:divsChild>
                <w:div w:id="1782727526">
                  <w:marLeft w:val="0"/>
                  <w:marRight w:val="0"/>
                  <w:marTop w:val="0"/>
                  <w:marBottom w:val="0"/>
                  <w:divBdr>
                    <w:top w:val="none" w:sz="0" w:space="0" w:color="auto"/>
                    <w:left w:val="none" w:sz="0" w:space="0" w:color="auto"/>
                    <w:bottom w:val="none" w:sz="0" w:space="0" w:color="auto"/>
                    <w:right w:val="none" w:sz="0" w:space="0" w:color="auto"/>
                  </w:divBdr>
                  <w:divsChild>
                    <w:div w:id="145335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19919">
          <w:marLeft w:val="0"/>
          <w:marRight w:val="0"/>
          <w:marTop w:val="0"/>
          <w:marBottom w:val="0"/>
          <w:divBdr>
            <w:top w:val="none" w:sz="0" w:space="0" w:color="auto"/>
            <w:left w:val="none" w:sz="0" w:space="0" w:color="auto"/>
            <w:bottom w:val="none" w:sz="0" w:space="0" w:color="auto"/>
            <w:right w:val="none" w:sz="0" w:space="0" w:color="auto"/>
          </w:divBdr>
          <w:divsChild>
            <w:div w:id="984509611">
              <w:marLeft w:val="0"/>
              <w:marRight w:val="0"/>
              <w:marTop w:val="0"/>
              <w:marBottom w:val="0"/>
              <w:divBdr>
                <w:top w:val="none" w:sz="0" w:space="0" w:color="auto"/>
                <w:left w:val="none" w:sz="0" w:space="0" w:color="auto"/>
                <w:bottom w:val="none" w:sz="0" w:space="0" w:color="auto"/>
                <w:right w:val="none" w:sz="0" w:space="0" w:color="auto"/>
              </w:divBdr>
              <w:divsChild>
                <w:div w:id="140000118">
                  <w:marLeft w:val="0"/>
                  <w:marRight w:val="0"/>
                  <w:marTop w:val="0"/>
                  <w:marBottom w:val="0"/>
                  <w:divBdr>
                    <w:top w:val="none" w:sz="0" w:space="0" w:color="auto"/>
                    <w:left w:val="none" w:sz="0" w:space="0" w:color="auto"/>
                    <w:bottom w:val="none" w:sz="0" w:space="0" w:color="auto"/>
                    <w:right w:val="none" w:sz="0" w:space="0" w:color="auto"/>
                  </w:divBdr>
                  <w:divsChild>
                    <w:div w:id="151560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156692">
      <w:bodyDiv w:val="1"/>
      <w:marLeft w:val="0"/>
      <w:marRight w:val="0"/>
      <w:marTop w:val="0"/>
      <w:marBottom w:val="0"/>
      <w:divBdr>
        <w:top w:val="none" w:sz="0" w:space="0" w:color="auto"/>
        <w:left w:val="none" w:sz="0" w:space="0" w:color="auto"/>
        <w:bottom w:val="none" w:sz="0" w:space="0" w:color="auto"/>
        <w:right w:val="none" w:sz="0" w:space="0" w:color="auto"/>
      </w:divBdr>
    </w:div>
    <w:div w:id="1008559259">
      <w:bodyDiv w:val="1"/>
      <w:marLeft w:val="0"/>
      <w:marRight w:val="0"/>
      <w:marTop w:val="0"/>
      <w:marBottom w:val="0"/>
      <w:divBdr>
        <w:top w:val="none" w:sz="0" w:space="0" w:color="auto"/>
        <w:left w:val="none" w:sz="0" w:space="0" w:color="auto"/>
        <w:bottom w:val="none" w:sz="0" w:space="0" w:color="auto"/>
        <w:right w:val="none" w:sz="0" w:space="0" w:color="auto"/>
      </w:divBdr>
    </w:div>
    <w:div w:id="1055733771">
      <w:bodyDiv w:val="1"/>
      <w:marLeft w:val="0"/>
      <w:marRight w:val="0"/>
      <w:marTop w:val="0"/>
      <w:marBottom w:val="0"/>
      <w:divBdr>
        <w:top w:val="none" w:sz="0" w:space="0" w:color="auto"/>
        <w:left w:val="none" w:sz="0" w:space="0" w:color="auto"/>
        <w:bottom w:val="none" w:sz="0" w:space="0" w:color="auto"/>
        <w:right w:val="none" w:sz="0" w:space="0" w:color="auto"/>
      </w:divBdr>
      <w:divsChild>
        <w:div w:id="177618700">
          <w:marLeft w:val="0"/>
          <w:marRight w:val="0"/>
          <w:marTop w:val="0"/>
          <w:marBottom w:val="0"/>
          <w:divBdr>
            <w:top w:val="none" w:sz="0" w:space="0" w:color="auto"/>
            <w:left w:val="none" w:sz="0" w:space="0" w:color="auto"/>
            <w:bottom w:val="none" w:sz="0" w:space="0" w:color="auto"/>
            <w:right w:val="none" w:sz="0" w:space="0" w:color="auto"/>
          </w:divBdr>
          <w:divsChild>
            <w:div w:id="228423365">
              <w:marLeft w:val="0"/>
              <w:marRight w:val="0"/>
              <w:marTop w:val="0"/>
              <w:marBottom w:val="0"/>
              <w:divBdr>
                <w:top w:val="none" w:sz="0" w:space="0" w:color="auto"/>
                <w:left w:val="none" w:sz="0" w:space="0" w:color="auto"/>
                <w:bottom w:val="none" w:sz="0" w:space="0" w:color="auto"/>
                <w:right w:val="none" w:sz="0" w:space="0" w:color="auto"/>
              </w:divBdr>
              <w:divsChild>
                <w:div w:id="762533604">
                  <w:marLeft w:val="0"/>
                  <w:marRight w:val="0"/>
                  <w:marTop w:val="0"/>
                  <w:marBottom w:val="0"/>
                  <w:divBdr>
                    <w:top w:val="none" w:sz="0" w:space="0" w:color="auto"/>
                    <w:left w:val="none" w:sz="0" w:space="0" w:color="auto"/>
                    <w:bottom w:val="none" w:sz="0" w:space="0" w:color="auto"/>
                    <w:right w:val="none" w:sz="0" w:space="0" w:color="auto"/>
                  </w:divBdr>
                  <w:divsChild>
                    <w:div w:id="932394859">
                      <w:marLeft w:val="0"/>
                      <w:marRight w:val="0"/>
                      <w:marTop w:val="0"/>
                      <w:marBottom w:val="0"/>
                      <w:divBdr>
                        <w:top w:val="none" w:sz="0" w:space="0" w:color="auto"/>
                        <w:left w:val="none" w:sz="0" w:space="0" w:color="auto"/>
                        <w:bottom w:val="none" w:sz="0" w:space="0" w:color="auto"/>
                        <w:right w:val="none" w:sz="0" w:space="0" w:color="auto"/>
                      </w:divBdr>
                      <w:divsChild>
                        <w:div w:id="714818679">
                          <w:marLeft w:val="0"/>
                          <w:marRight w:val="0"/>
                          <w:marTop w:val="0"/>
                          <w:marBottom w:val="0"/>
                          <w:divBdr>
                            <w:top w:val="none" w:sz="0" w:space="0" w:color="auto"/>
                            <w:left w:val="none" w:sz="0" w:space="0" w:color="auto"/>
                            <w:bottom w:val="none" w:sz="0" w:space="0" w:color="auto"/>
                            <w:right w:val="none" w:sz="0" w:space="0" w:color="auto"/>
                          </w:divBdr>
                          <w:divsChild>
                            <w:div w:id="367875132">
                              <w:marLeft w:val="0"/>
                              <w:marRight w:val="0"/>
                              <w:marTop w:val="0"/>
                              <w:marBottom w:val="0"/>
                              <w:divBdr>
                                <w:top w:val="none" w:sz="0" w:space="0" w:color="auto"/>
                                <w:left w:val="none" w:sz="0" w:space="0" w:color="auto"/>
                                <w:bottom w:val="none" w:sz="0" w:space="0" w:color="auto"/>
                                <w:right w:val="none" w:sz="0" w:space="0" w:color="auto"/>
                              </w:divBdr>
                              <w:divsChild>
                                <w:div w:id="931622827">
                                  <w:marLeft w:val="0"/>
                                  <w:marRight w:val="0"/>
                                  <w:marTop w:val="0"/>
                                  <w:marBottom w:val="0"/>
                                  <w:divBdr>
                                    <w:top w:val="none" w:sz="0" w:space="0" w:color="auto"/>
                                    <w:left w:val="none" w:sz="0" w:space="0" w:color="auto"/>
                                    <w:bottom w:val="none" w:sz="0" w:space="0" w:color="auto"/>
                                    <w:right w:val="none" w:sz="0" w:space="0" w:color="auto"/>
                                  </w:divBdr>
                                  <w:divsChild>
                                    <w:div w:id="1830637248">
                                      <w:marLeft w:val="0"/>
                                      <w:marRight w:val="0"/>
                                      <w:marTop w:val="0"/>
                                      <w:marBottom w:val="0"/>
                                      <w:divBdr>
                                        <w:top w:val="none" w:sz="0" w:space="0" w:color="auto"/>
                                        <w:left w:val="none" w:sz="0" w:space="0" w:color="auto"/>
                                        <w:bottom w:val="none" w:sz="0" w:space="0" w:color="auto"/>
                                        <w:right w:val="none" w:sz="0" w:space="0" w:color="auto"/>
                                      </w:divBdr>
                                      <w:divsChild>
                                        <w:div w:id="1129126366">
                                          <w:marLeft w:val="0"/>
                                          <w:marRight w:val="0"/>
                                          <w:marTop w:val="0"/>
                                          <w:marBottom w:val="0"/>
                                          <w:divBdr>
                                            <w:top w:val="none" w:sz="0" w:space="0" w:color="auto"/>
                                            <w:left w:val="none" w:sz="0" w:space="0" w:color="auto"/>
                                            <w:bottom w:val="none" w:sz="0" w:space="0" w:color="auto"/>
                                            <w:right w:val="none" w:sz="0" w:space="0" w:color="auto"/>
                                          </w:divBdr>
                                          <w:divsChild>
                                            <w:div w:id="1069377977">
                                              <w:marLeft w:val="0"/>
                                              <w:marRight w:val="0"/>
                                              <w:marTop w:val="0"/>
                                              <w:marBottom w:val="0"/>
                                              <w:divBdr>
                                                <w:top w:val="none" w:sz="0" w:space="0" w:color="auto"/>
                                                <w:left w:val="none" w:sz="0" w:space="0" w:color="auto"/>
                                                <w:bottom w:val="none" w:sz="0" w:space="0" w:color="auto"/>
                                                <w:right w:val="none" w:sz="0" w:space="0" w:color="auto"/>
                                              </w:divBdr>
                                              <w:divsChild>
                                                <w:div w:id="1609311266">
                                                  <w:marLeft w:val="0"/>
                                                  <w:marRight w:val="0"/>
                                                  <w:marTop w:val="0"/>
                                                  <w:marBottom w:val="0"/>
                                                  <w:divBdr>
                                                    <w:top w:val="none" w:sz="0" w:space="0" w:color="auto"/>
                                                    <w:left w:val="none" w:sz="0" w:space="0" w:color="auto"/>
                                                    <w:bottom w:val="none" w:sz="0" w:space="0" w:color="auto"/>
                                                    <w:right w:val="none" w:sz="0" w:space="0" w:color="auto"/>
                                                  </w:divBdr>
                                                  <w:divsChild>
                                                    <w:div w:id="1177504329">
                                                      <w:marLeft w:val="0"/>
                                                      <w:marRight w:val="0"/>
                                                      <w:marTop w:val="0"/>
                                                      <w:marBottom w:val="0"/>
                                                      <w:divBdr>
                                                        <w:top w:val="none" w:sz="0" w:space="0" w:color="auto"/>
                                                        <w:left w:val="none" w:sz="0" w:space="0" w:color="auto"/>
                                                        <w:bottom w:val="none" w:sz="0" w:space="0" w:color="auto"/>
                                                        <w:right w:val="none" w:sz="0" w:space="0" w:color="auto"/>
                                                      </w:divBdr>
                                                      <w:divsChild>
                                                        <w:div w:id="149641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14724">
                                              <w:marLeft w:val="0"/>
                                              <w:marRight w:val="0"/>
                                              <w:marTop w:val="0"/>
                                              <w:marBottom w:val="0"/>
                                              <w:divBdr>
                                                <w:top w:val="none" w:sz="0" w:space="0" w:color="auto"/>
                                                <w:left w:val="none" w:sz="0" w:space="0" w:color="auto"/>
                                                <w:bottom w:val="none" w:sz="0" w:space="0" w:color="auto"/>
                                                <w:right w:val="none" w:sz="0" w:space="0" w:color="auto"/>
                                              </w:divBdr>
                                              <w:divsChild>
                                                <w:div w:id="1146357226">
                                                  <w:marLeft w:val="0"/>
                                                  <w:marRight w:val="0"/>
                                                  <w:marTop w:val="0"/>
                                                  <w:marBottom w:val="0"/>
                                                  <w:divBdr>
                                                    <w:top w:val="none" w:sz="0" w:space="0" w:color="auto"/>
                                                    <w:left w:val="none" w:sz="0" w:space="0" w:color="auto"/>
                                                    <w:bottom w:val="none" w:sz="0" w:space="0" w:color="auto"/>
                                                    <w:right w:val="none" w:sz="0" w:space="0" w:color="auto"/>
                                                  </w:divBdr>
                                                  <w:divsChild>
                                                    <w:div w:id="161091196">
                                                      <w:marLeft w:val="0"/>
                                                      <w:marRight w:val="0"/>
                                                      <w:marTop w:val="0"/>
                                                      <w:marBottom w:val="0"/>
                                                      <w:divBdr>
                                                        <w:top w:val="none" w:sz="0" w:space="0" w:color="auto"/>
                                                        <w:left w:val="none" w:sz="0" w:space="0" w:color="auto"/>
                                                        <w:bottom w:val="none" w:sz="0" w:space="0" w:color="auto"/>
                                                        <w:right w:val="none" w:sz="0" w:space="0" w:color="auto"/>
                                                      </w:divBdr>
                                                      <w:divsChild>
                                                        <w:div w:id="20442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189082">
      <w:bodyDiv w:val="1"/>
      <w:marLeft w:val="0"/>
      <w:marRight w:val="0"/>
      <w:marTop w:val="0"/>
      <w:marBottom w:val="0"/>
      <w:divBdr>
        <w:top w:val="none" w:sz="0" w:space="0" w:color="auto"/>
        <w:left w:val="none" w:sz="0" w:space="0" w:color="auto"/>
        <w:bottom w:val="none" w:sz="0" w:space="0" w:color="auto"/>
        <w:right w:val="none" w:sz="0" w:space="0" w:color="auto"/>
      </w:divBdr>
    </w:div>
    <w:div w:id="1086806844">
      <w:bodyDiv w:val="1"/>
      <w:marLeft w:val="0"/>
      <w:marRight w:val="0"/>
      <w:marTop w:val="0"/>
      <w:marBottom w:val="0"/>
      <w:divBdr>
        <w:top w:val="none" w:sz="0" w:space="0" w:color="auto"/>
        <w:left w:val="none" w:sz="0" w:space="0" w:color="auto"/>
        <w:bottom w:val="none" w:sz="0" w:space="0" w:color="auto"/>
        <w:right w:val="none" w:sz="0" w:space="0" w:color="auto"/>
      </w:divBdr>
    </w:div>
    <w:div w:id="1090388335">
      <w:bodyDiv w:val="1"/>
      <w:marLeft w:val="0"/>
      <w:marRight w:val="0"/>
      <w:marTop w:val="0"/>
      <w:marBottom w:val="0"/>
      <w:divBdr>
        <w:top w:val="none" w:sz="0" w:space="0" w:color="auto"/>
        <w:left w:val="none" w:sz="0" w:space="0" w:color="auto"/>
        <w:bottom w:val="none" w:sz="0" w:space="0" w:color="auto"/>
        <w:right w:val="none" w:sz="0" w:space="0" w:color="auto"/>
      </w:divBdr>
    </w:div>
    <w:div w:id="1092167557">
      <w:bodyDiv w:val="1"/>
      <w:marLeft w:val="0"/>
      <w:marRight w:val="0"/>
      <w:marTop w:val="0"/>
      <w:marBottom w:val="0"/>
      <w:divBdr>
        <w:top w:val="none" w:sz="0" w:space="0" w:color="auto"/>
        <w:left w:val="none" w:sz="0" w:space="0" w:color="auto"/>
        <w:bottom w:val="none" w:sz="0" w:space="0" w:color="auto"/>
        <w:right w:val="none" w:sz="0" w:space="0" w:color="auto"/>
      </w:divBdr>
    </w:div>
    <w:div w:id="1096098478">
      <w:bodyDiv w:val="1"/>
      <w:marLeft w:val="0"/>
      <w:marRight w:val="0"/>
      <w:marTop w:val="0"/>
      <w:marBottom w:val="0"/>
      <w:divBdr>
        <w:top w:val="none" w:sz="0" w:space="0" w:color="auto"/>
        <w:left w:val="none" w:sz="0" w:space="0" w:color="auto"/>
        <w:bottom w:val="none" w:sz="0" w:space="0" w:color="auto"/>
        <w:right w:val="none" w:sz="0" w:space="0" w:color="auto"/>
      </w:divBdr>
    </w:div>
    <w:div w:id="1099301946">
      <w:bodyDiv w:val="1"/>
      <w:marLeft w:val="0"/>
      <w:marRight w:val="0"/>
      <w:marTop w:val="0"/>
      <w:marBottom w:val="0"/>
      <w:divBdr>
        <w:top w:val="none" w:sz="0" w:space="0" w:color="auto"/>
        <w:left w:val="none" w:sz="0" w:space="0" w:color="auto"/>
        <w:bottom w:val="none" w:sz="0" w:space="0" w:color="auto"/>
        <w:right w:val="none" w:sz="0" w:space="0" w:color="auto"/>
      </w:divBdr>
      <w:divsChild>
        <w:div w:id="1692148377">
          <w:marLeft w:val="0"/>
          <w:marRight w:val="0"/>
          <w:marTop w:val="0"/>
          <w:marBottom w:val="0"/>
          <w:divBdr>
            <w:top w:val="none" w:sz="0" w:space="0" w:color="auto"/>
            <w:left w:val="none" w:sz="0" w:space="0" w:color="auto"/>
            <w:bottom w:val="none" w:sz="0" w:space="0" w:color="auto"/>
            <w:right w:val="none" w:sz="0" w:space="0" w:color="auto"/>
          </w:divBdr>
          <w:divsChild>
            <w:div w:id="1509713353">
              <w:marLeft w:val="0"/>
              <w:marRight w:val="0"/>
              <w:marTop w:val="0"/>
              <w:marBottom w:val="0"/>
              <w:divBdr>
                <w:top w:val="none" w:sz="0" w:space="0" w:color="auto"/>
                <w:left w:val="none" w:sz="0" w:space="0" w:color="auto"/>
                <w:bottom w:val="none" w:sz="0" w:space="0" w:color="auto"/>
                <w:right w:val="none" w:sz="0" w:space="0" w:color="auto"/>
              </w:divBdr>
              <w:divsChild>
                <w:div w:id="838931056">
                  <w:marLeft w:val="0"/>
                  <w:marRight w:val="0"/>
                  <w:marTop w:val="0"/>
                  <w:marBottom w:val="0"/>
                  <w:divBdr>
                    <w:top w:val="none" w:sz="0" w:space="0" w:color="auto"/>
                    <w:left w:val="none" w:sz="0" w:space="0" w:color="auto"/>
                    <w:bottom w:val="none" w:sz="0" w:space="0" w:color="auto"/>
                    <w:right w:val="none" w:sz="0" w:space="0" w:color="auto"/>
                  </w:divBdr>
                  <w:divsChild>
                    <w:div w:id="58919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38582">
          <w:marLeft w:val="0"/>
          <w:marRight w:val="0"/>
          <w:marTop w:val="0"/>
          <w:marBottom w:val="0"/>
          <w:divBdr>
            <w:top w:val="none" w:sz="0" w:space="0" w:color="auto"/>
            <w:left w:val="none" w:sz="0" w:space="0" w:color="auto"/>
            <w:bottom w:val="none" w:sz="0" w:space="0" w:color="auto"/>
            <w:right w:val="none" w:sz="0" w:space="0" w:color="auto"/>
          </w:divBdr>
          <w:divsChild>
            <w:div w:id="924917812">
              <w:marLeft w:val="0"/>
              <w:marRight w:val="0"/>
              <w:marTop w:val="0"/>
              <w:marBottom w:val="0"/>
              <w:divBdr>
                <w:top w:val="none" w:sz="0" w:space="0" w:color="auto"/>
                <w:left w:val="none" w:sz="0" w:space="0" w:color="auto"/>
                <w:bottom w:val="none" w:sz="0" w:space="0" w:color="auto"/>
                <w:right w:val="none" w:sz="0" w:space="0" w:color="auto"/>
              </w:divBdr>
              <w:divsChild>
                <w:div w:id="173767927">
                  <w:marLeft w:val="0"/>
                  <w:marRight w:val="0"/>
                  <w:marTop w:val="0"/>
                  <w:marBottom w:val="0"/>
                  <w:divBdr>
                    <w:top w:val="none" w:sz="0" w:space="0" w:color="auto"/>
                    <w:left w:val="none" w:sz="0" w:space="0" w:color="auto"/>
                    <w:bottom w:val="none" w:sz="0" w:space="0" w:color="auto"/>
                    <w:right w:val="none" w:sz="0" w:space="0" w:color="auto"/>
                  </w:divBdr>
                  <w:divsChild>
                    <w:div w:id="174341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002785">
      <w:bodyDiv w:val="1"/>
      <w:marLeft w:val="0"/>
      <w:marRight w:val="0"/>
      <w:marTop w:val="0"/>
      <w:marBottom w:val="0"/>
      <w:divBdr>
        <w:top w:val="none" w:sz="0" w:space="0" w:color="auto"/>
        <w:left w:val="none" w:sz="0" w:space="0" w:color="auto"/>
        <w:bottom w:val="none" w:sz="0" w:space="0" w:color="auto"/>
        <w:right w:val="none" w:sz="0" w:space="0" w:color="auto"/>
      </w:divBdr>
    </w:div>
    <w:div w:id="1127703148">
      <w:bodyDiv w:val="1"/>
      <w:marLeft w:val="0"/>
      <w:marRight w:val="0"/>
      <w:marTop w:val="0"/>
      <w:marBottom w:val="0"/>
      <w:divBdr>
        <w:top w:val="none" w:sz="0" w:space="0" w:color="auto"/>
        <w:left w:val="none" w:sz="0" w:space="0" w:color="auto"/>
        <w:bottom w:val="none" w:sz="0" w:space="0" w:color="auto"/>
        <w:right w:val="none" w:sz="0" w:space="0" w:color="auto"/>
      </w:divBdr>
    </w:div>
    <w:div w:id="1139494816">
      <w:bodyDiv w:val="1"/>
      <w:marLeft w:val="0"/>
      <w:marRight w:val="0"/>
      <w:marTop w:val="0"/>
      <w:marBottom w:val="0"/>
      <w:divBdr>
        <w:top w:val="none" w:sz="0" w:space="0" w:color="auto"/>
        <w:left w:val="none" w:sz="0" w:space="0" w:color="auto"/>
        <w:bottom w:val="none" w:sz="0" w:space="0" w:color="auto"/>
        <w:right w:val="none" w:sz="0" w:space="0" w:color="auto"/>
      </w:divBdr>
    </w:div>
    <w:div w:id="1147086914">
      <w:bodyDiv w:val="1"/>
      <w:marLeft w:val="0"/>
      <w:marRight w:val="0"/>
      <w:marTop w:val="0"/>
      <w:marBottom w:val="0"/>
      <w:divBdr>
        <w:top w:val="none" w:sz="0" w:space="0" w:color="auto"/>
        <w:left w:val="none" w:sz="0" w:space="0" w:color="auto"/>
        <w:bottom w:val="none" w:sz="0" w:space="0" w:color="auto"/>
        <w:right w:val="none" w:sz="0" w:space="0" w:color="auto"/>
      </w:divBdr>
    </w:div>
    <w:div w:id="1161778035">
      <w:bodyDiv w:val="1"/>
      <w:marLeft w:val="0"/>
      <w:marRight w:val="0"/>
      <w:marTop w:val="0"/>
      <w:marBottom w:val="0"/>
      <w:divBdr>
        <w:top w:val="none" w:sz="0" w:space="0" w:color="auto"/>
        <w:left w:val="none" w:sz="0" w:space="0" w:color="auto"/>
        <w:bottom w:val="none" w:sz="0" w:space="0" w:color="auto"/>
        <w:right w:val="none" w:sz="0" w:space="0" w:color="auto"/>
      </w:divBdr>
    </w:div>
    <w:div w:id="1188253495">
      <w:bodyDiv w:val="1"/>
      <w:marLeft w:val="0"/>
      <w:marRight w:val="0"/>
      <w:marTop w:val="0"/>
      <w:marBottom w:val="0"/>
      <w:divBdr>
        <w:top w:val="none" w:sz="0" w:space="0" w:color="auto"/>
        <w:left w:val="none" w:sz="0" w:space="0" w:color="auto"/>
        <w:bottom w:val="none" w:sz="0" w:space="0" w:color="auto"/>
        <w:right w:val="none" w:sz="0" w:space="0" w:color="auto"/>
      </w:divBdr>
    </w:div>
    <w:div w:id="1191845262">
      <w:bodyDiv w:val="1"/>
      <w:marLeft w:val="0"/>
      <w:marRight w:val="0"/>
      <w:marTop w:val="0"/>
      <w:marBottom w:val="0"/>
      <w:divBdr>
        <w:top w:val="none" w:sz="0" w:space="0" w:color="auto"/>
        <w:left w:val="none" w:sz="0" w:space="0" w:color="auto"/>
        <w:bottom w:val="none" w:sz="0" w:space="0" w:color="auto"/>
        <w:right w:val="none" w:sz="0" w:space="0" w:color="auto"/>
      </w:divBdr>
      <w:divsChild>
        <w:div w:id="1763406411">
          <w:marLeft w:val="0"/>
          <w:marRight w:val="0"/>
          <w:marTop w:val="0"/>
          <w:marBottom w:val="0"/>
          <w:divBdr>
            <w:top w:val="none" w:sz="0" w:space="0" w:color="auto"/>
            <w:left w:val="none" w:sz="0" w:space="0" w:color="auto"/>
            <w:bottom w:val="none" w:sz="0" w:space="0" w:color="auto"/>
            <w:right w:val="none" w:sz="0" w:space="0" w:color="auto"/>
          </w:divBdr>
          <w:divsChild>
            <w:div w:id="241960850">
              <w:marLeft w:val="0"/>
              <w:marRight w:val="0"/>
              <w:marTop w:val="0"/>
              <w:marBottom w:val="0"/>
              <w:divBdr>
                <w:top w:val="none" w:sz="0" w:space="0" w:color="auto"/>
                <w:left w:val="none" w:sz="0" w:space="0" w:color="auto"/>
                <w:bottom w:val="none" w:sz="0" w:space="0" w:color="auto"/>
                <w:right w:val="none" w:sz="0" w:space="0" w:color="auto"/>
              </w:divBdr>
              <w:divsChild>
                <w:div w:id="1712993277">
                  <w:marLeft w:val="0"/>
                  <w:marRight w:val="0"/>
                  <w:marTop w:val="0"/>
                  <w:marBottom w:val="0"/>
                  <w:divBdr>
                    <w:top w:val="none" w:sz="0" w:space="0" w:color="auto"/>
                    <w:left w:val="none" w:sz="0" w:space="0" w:color="auto"/>
                    <w:bottom w:val="none" w:sz="0" w:space="0" w:color="auto"/>
                    <w:right w:val="none" w:sz="0" w:space="0" w:color="auto"/>
                  </w:divBdr>
                  <w:divsChild>
                    <w:div w:id="2008750444">
                      <w:marLeft w:val="0"/>
                      <w:marRight w:val="0"/>
                      <w:marTop w:val="0"/>
                      <w:marBottom w:val="0"/>
                      <w:divBdr>
                        <w:top w:val="none" w:sz="0" w:space="0" w:color="auto"/>
                        <w:left w:val="none" w:sz="0" w:space="0" w:color="auto"/>
                        <w:bottom w:val="none" w:sz="0" w:space="0" w:color="auto"/>
                        <w:right w:val="none" w:sz="0" w:space="0" w:color="auto"/>
                      </w:divBdr>
                      <w:divsChild>
                        <w:div w:id="513497037">
                          <w:marLeft w:val="0"/>
                          <w:marRight w:val="0"/>
                          <w:marTop w:val="0"/>
                          <w:marBottom w:val="0"/>
                          <w:divBdr>
                            <w:top w:val="none" w:sz="0" w:space="0" w:color="auto"/>
                            <w:left w:val="none" w:sz="0" w:space="0" w:color="auto"/>
                            <w:bottom w:val="none" w:sz="0" w:space="0" w:color="auto"/>
                            <w:right w:val="none" w:sz="0" w:space="0" w:color="auto"/>
                          </w:divBdr>
                          <w:divsChild>
                            <w:div w:id="417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956644">
      <w:bodyDiv w:val="1"/>
      <w:marLeft w:val="0"/>
      <w:marRight w:val="0"/>
      <w:marTop w:val="0"/>
      <w:marBottom w:val="0"/>
      <w:divBdr>
        <w:top w:val="none" w:sz="0" w:space="0" w:color="auto"/>
        <w:left w:val="none" w:sz="0" w:space="0" w:color="auto"/>
        <w:bottom w:val="none" w:sz="0" w:space="0" w:color="auto"/>
        <w:right w:val="none" w:sz="0" w:space="0" w:color="auto"/>
      </w:divBdr>
    </w:div>
    <w:div w:id="1206602509">
      <w:bodyDiv w:val="1"/>
      <w:marLeft w:val="0"/>
      <w:marRight w:val="0"/>
      <w:marTop w:val="0"/>
      <w:marBottom w:val="0"/>
      <w:divBdr>
        <w:top w:val="none" w:sz="0" w:space="0" w:color="auto"/>
        <w:left w:val="none" w:sz="0" w:space="0" w:color="auto"/>
        <w:bottom w:val="none" w:sz="0" w:space="0" w:color="auto"/>
        <w:right w:val="none" w:sz="0" w:space="0" w:color="auto"/>
      </w:divBdr>
      <w:divsChild>
        <w:div w:id="85998080">
          <w:marLeft w:val="0"/>
          <w:marRight w:val="0"/>
          <w:marTop w:val="0"/>
          <w:marBottom w:val="0"/>
          <w:divBdr>
            <w:top w:val="none" w:sz="0" w:space="0" w:color="auto"/>
            <w:left w:val="none" w:sz="0" w:space="0" w:color="auto"/>
            <w:bottom w:val="none" w:sz="0" w:space="0" w:color="auto"/>
            <w:right w:val="none" w:sz="0" w:space="0" w:color="auto"/>
          </w:divBdr>
          <w:divsChild>
            <w:div w:id="1185825867">
              <w:marLeft w:val="0"/>
              <w:marRight w:val="0"/>
              <w:marTop w:val="0"/>
              <w:marBottom w:val="0"/>
              <w:divBdr>
                <w:top w:val="none" w:sz="0" w:space="0" w:color="auto"/>
                <w:left w:val="none" w:sz="0" w:space="0" w:color="auto"/>
                <w:bottom w:val="none" w:sz="0" w:space="0" w:color="auto"/>
                <w:right w:val="none" w:sz="0" w:space="0" w:color="auto"/>
              </w:divBdr>
              <w:divsChild>
                <w:div w:id="623267917">
                  <w:marLeft w:val="0"/>
                  <w:marRight w:val="0"/>
                  <w:marTop w:val="0"/>
                  <w:marBottom w:val="0"/>
                  <w:divBdr>
                    <w:top w:val="none" w:sz="0" w:space="0" w:color="auto"/>
                    <w:left w:val="none" w:sz="0" w:space="0" w:color="auto"/>
                    <w:bottom w:val="none" w:sz="0" w:space="0" w:color="auto"/>
                    <w:right w:val="none" w:sz="0" w:space="0" w:color="auto"/>
                  </w:divBdr>
                  <w:divsChild>
                    <w:div w:id="8184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718486">
          <w:marLeft w:val="0"/>
          <w:marRight w:val="0"/>
          <w:marTop w:val="0"/>
          <w:marBottom w:val="0"/>
          <w:divBdr>
            <w:top w:val="none" w:sz="0" w:space="0" w:color="auto"/>
            <w:left w:val="none" w:sz="0" w:space="0" w:color="auto"/>
            <w:bottom w:val="none" w:sz="0" w:space="0" w:color="auto"/>
            <w:right w:val="none" w:sz="0" w:space="0" w:color="auto"/>
          </w:divBdr>
          <w:divsChild>
            <w:div w:id="939875317">
              <w:marLeft w:val="0"/>
              <w:marRight w:val="0"/>
              <w:marTop w:val="0"/>
              <w:marBottom w:val="0"/>
              <w:divBdr>
                <w:top w:val="none" w:sz="0" w:space="0" w:color="auto"/>
                <w:left w:val="none" w:sz="0" w:space="0" w:color="auto"/>
                <w:bottom w:val="none" w:sz="0" w:space="0" w:color="auto"/>
                <w:right w:val="none" w:sz="0" w:space="0" w:color="auto"/>
              </w:divBdr>
              <w:divsChild>
                <w:div w:id="1208028883">
                  <w:marLeft w:val="0"/>
                  <w:marRight w:val="0"/>
                  <w:marTop w:val="0"/>
                  <w:marBottom w:val="0"/>
                  <w:divBdr>
                    <w:top w:val="none" w:sz="0" w:space="0" w:color="auto"/>
                    <w:left w:val="none" w:sz="0" w:space="0" w:color="auto"/>
                    <w:bottom w:val="none" w:sz="0" w:space="0" w:color="auto"/>
                    <w:right w:val="none" w:sz="0" w:space="0" w:color="auto"/>
                  </w:divBdr>
                  <w:divsChild>
                    <w:div w:id="55354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998104">
      <w:bodyDiv w:val="1"/>
      <w:marLeft w:val="0"/>
      <w:marRight w:val="0"/>
      <w:marTop w:val="0"/>
      <w:marBottom w:val="0"/>
      <w:divBdr>
        <w:top w:val="none" w:sz="0" w:space="0" w:color="auto"/>
        <w:left w:val="none" w:sz="0" w:space="0" w:color="auto"/>
        <w:bottom w:val="none" w:sz="0" w:space="0" w:color="auto"/>
        <w:right w:val="none" w:sz="0" w:space="0" w:color="auto"/>
      </w:divBdr>
    </w:div>
    <w:div w:id="1217398116">
      <w:bodyDiv w:val="1"/>
      <w:marLeft w:val="0"/>
      <w:marRight w:val="0"/>
      <w:marTop w:val="0"/>
      <w:marBottom w:val="0"/>
      <w:divBdr>
        <w:top w:val="none" w:sz="0" w:space="0" w:color="auto"/>
        <w:left w:val="none" w:sz="0" w:space="0" w:color="auto"/>
        <w:bottom w:val="none" w:sz="0" w:space="0" w:color="auto"/>
        <w:right w:val="none" w:sz="0" w:space="0" w:color="auto"/>
      </w:divBdr>
    </w:div>
    <w:div w:id="1221869220">
      <w:bodyDiv w:val="1"/>
      <w:marLeft w:val="0"/>
      <w:marRight w:val="0"/>
      <w:marTop w:val="0"/>
      <w:marBottom w:val="0"/>
      <w:divBdr>
        <w:top w:val="none" w:sz="0" w:space="0" w:color="auto"/>
        <w:left w:val="none" w:sz="0" w:space="0" w:color="auto"/>
        <w:bottom w:val="none" w:sz="0" w:space="0" w:color="auto"/>
        <w:right w:val="none" w:sz="0" w:space="0" w:color="auto"/>
      </w:divBdr>
    </w:div>
    <w:div w:id="1239903117">
      <w:bodyDiv w:val="1"/>
      <w:marLeft w:val="0"/>
      <w:marRight w:val="0"/>
      <w:marTop w:val="0"/>
      <w:marBottom w:val="0"/>
      <w:divBdr>
        <w:top w:val="none" w:sz="0" w:space="0" w:color="auto"/>
        <w:left w:val="none" w:sz="0" w:space="0" w:color="auto"/>
        <w:bottom w:val="none" w:sz="0" w:space="0" w:color="auto"/>
        <w:right w:val="none" w:sz="0" w:space="0" w:color="auto"/>
      </w:divBdr>
      <w:divsChild>
        <w:div w:id="2003462887">
          <w:marLeft w:val="0"/>
          <w:marRight w:val="0"/>
          <w:marTop w:val="0"/>
          <w:marBottom w:val="0"/>
          <w:divBdr>
            <w:top w:val="none" w:sz="0" w:space="0" w:color="auto"/>
            <w:left w:val="none" w:sz="0" w:space="0" w:color="auto"/>
            <w:bottom w:val="none" w:sz="0" w:space="0" w:color="auto"/>
            <w:right w:val="none" w:sz="0" w:space="0" w:color="auto"/>
          </w:divBdr>
          <w:divsChild>
            <w:div w:id="1086805561">
              <w:marLeft w:val="0"/>
              <w:marRight w:val="0"/>
              <w:marTop w:val="0"/>
              <w:marBottom w:val="0"/>
              <w:divBdr>
                <w:top w:val="none" w:sz="0" w:space="0" w:color="auto"/>
                <w:left w:val="none" w:sz="0" w:space="0" w:color="auto"/>
                <w:bottom w:val="none" w:sz="0" w:space="0" w:color="auto"/>
                <w:right w:val="none" w:sz="0" w:space="0" w:color="auto"/>
              </w:divBdr>
              <w:divsChild>
                <w:div w:id="1120342172">
                  <w:marLeft w:val="0"/>
                  <w:marRight w:val="0"/>
                  <w:marTop w:val="0"/>
                  <w:marBottom w:val="0"/>
                  <w:divBdr>
                    <w:top w:val="none" w:sz="0" w:space="0" w:color="auto"/>
                    <w:left w:val="none" w:sz="0" w:space="0" w:color="auto"/>
                    <w:bottom w:val="none" w:sz="0" w:space="0" w:color="auto"/>
                    <w:right w:val="none" w:sz="0" w:space="0" w:color="auto"/>
                  </w:divBdr>
                  <w:divsChild>
                    <w:div w:id="807161189">
                      <w:marLeft w:val="0"/>
                      <w:marRight w:val="0"/>
                      <w:marTop w:val="0"/>
                      <w:marBottom w:val="0"/>
                      <w:divBdr>
                        <w:top w:val="none" w:sz="0" w:space="0" w:color="auto"/>
                        <w:left w:val="none" w:sz="0" w:space="0" w:color="auto"/>
                        <w:bottom w:val="none" w:sz="0" w:space="0" w:color="auto"/>
                        <w:right w:val="none" w:sz="0" w:space="0" w:color="auto"/>
                      </w:divBdr>
                      <w:divsChild>
                        <w:div w:id="552086692">
                          <w:marLeft w:val="0"/>
                          <w:marRight w:val="0"/>
                          <w:marTop w:val="0"/>
                          <w:marBottom w:val="0"/>
                          <w:divBdr>
                            <w:top w:val="none" w:sz="0" w:space="0" w:color="auto"/>
                            <w:left w:val="none" w:sz="0" w:space="0" w:color="auto"/>
                            <w:bottom w:val="none" w:sz="0" w:space="0" w:color="auto"/>
                            <w:right w:val="none" w:sz="0" w:space="0" w:color="auto"/>
                          </w:divBdr>
                          <w:divsChild>
                            <w:div w:id="19451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06892">
      <w:bodyDiv w:val="1"/>
      <w:marLeft w:val="0"/>
      <w:marRight w:val="0"/>
      <w:marTop w:val="0"/>
      <w:marBottom w:val="0"/>
      <w:divBdr>
        <w:top w:val="none" w:sz="0" w:space="0" w:color="auto"/>
        <w:left w:val="none" w:sz="0" w:space="0" w:color="auto"/>
        <w:bottom w:val="none" w:sz="0" w:space="0" w:color="auto"/>
        <w:right w:val="none" w:sz="0" w:space="0" w:color="auto"/>
      </w:divBdr>
      <w:divsChild>
        <w:div w:id="1833838109">
          <w:marLeft w:val="0"/>
          <w:marRight w:val="0"/>
          <w:marTop w:val="0"/>
          <w:marBottom w:val="0"/>
          <w:divBdr>
            <w:top w:val="none" w:sz="0" w:space="0" w:color="auto"/>
            <w:left w:val="none" w:sz="0" w:space="0" w:color="auto"/>
            <w:bottom w:val="none" w:sz="0" w:space="0" w:color="auto"/>
            <w:right w:val="none" w:sz="0" w:space="0" w:color="auto"/>
          </w:divBdr>
          <w:divsChild>
            <w:div w:id="455872272">
              <w:marLeft w:val="0"/>
              <w:marRight w:val="0"/>
              <w:marTop w:val="0"/>
              <w:marBottom w:val="0"/>
              <w:divBdr>
                <w:top w:val="none" w:sz="0" w:space="0" w:color="auto"/>
                <w:left w:val="none" w:sz="0" w:space="0" w:color="auto"/>
                <w:bottom w:val="none" w:sz="0" w:space="0" w:color="auto"/>
                <w:right w:val="none" w:sz="0" w:space="0" w:color="auto"/>
              </w:divBdr>
              <w:divsChild>
                <w:div w:id="1036657540">
                  <w:marLeft w:val="0"/>
                  <w:marRight w:val="0"/>
                  <w:marTop w:val="0"/>
                  <w:marBottom w:val="0"/>
                  <w:divBdr>
                    <w:top w:val="none" w:sz="0" w:space="0" w:color="auto"/>
                    <w:left w:val="none" w:sz="0" w:space="0" w:color="auto"/>
                    <w:bottom w:val="none" w:sz="0" w:space="0" w:color="auto"/>
                    <w:right w:val="none" w:sz="0" w:space="0" w:color="auto"/>
                  </w:divBdr>
                  <w:divsChild>
                    <w:div w:id="1097284520">
                      <w:marLeft w:val="0"/>
                      <w:marRight w:val="0"/>
                      <w:marTop w:val="0"/>
                      <w:marBottom w:val="0"/>
                      <w:divBdr>
                        <w:top w:val="none" w:sz="0" w:space="0" w:color="auto"/>
                        <w:left w:val="none" w:sz="0" w:space="0" w:color="auto"/>
                        <w:bottom w:val="none" w:sz="0" w:space="0" w:color="auto"/>
                        <w:right w:val="none" w:sz="0" w:space="0" w:color="auto"/>
                      </w:divBdr>
                      <w:divsChild>
                        <w:div w:id="256181684">
                          <w:marLeft w:val="0"/>
                          <w:marRight w:val="0"/>
                          <w:marTop w:val="0"/>
                          <w:marBottom w:val="0"/>
                          <w:divBdr>
                            <w:top w:val="none" w:sz="0" w:space="0" w:color="auto"/>
                            <w:left w:val="none" w:sz="0" w:space="0" w:color="auto"/>
                            <w:bottom w:val="none" w:sz="0" w:space="0" w:color="auto"/>
                            <w:right w:val="none" w:sz="0" w:space="0" w:color="auto"/>
                          </w:divBdr>
                          <w:divsChild>
                            <w:div w:id="14808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200723">
      <w:bodyDiv w:val="1"/>
      <w:marLeft w:val="0"/>
      <w:marRight w:val="0"/>
      <w:marTop w:val="0"/>
      <w:marBottom w:val="0"/>
      <w:divBdr>
        <w:top w:val="none" w:sz="0" w:space="0" w:color="auto"/>
        <w:left w:val="none" w:sz="0" w:space="0" w:color="auto"/>
        <w:bottom w:val="none" w:sz="0" w:space="0" w:color="auto"/>
        <w:right w:val="none" w:sz="0" w:space="0" w:color="auto"/>
      </w:divBdr>
      <w:divsChild>
        <w:div w:id="446434189">
          <w:marLeft w:val="0"/>
          <w:marRight w:val="0"/>
          <w:marTop w:val="0"/>
          <w:marBottom w:val="0"/>
          <w:divBdr>
            <w:top w:val="none" w:sz="0" w:space="0" w:color="auto"/>
            <w:left w:val="none" w:sz="0" w:space="0" w:color="auto"/>
            <w:bottom w:val="none" w:sz="0" w:space="0" w:color="auto"/>
            <w:right w:val="none" w:sz="0" w:space="0" w:color="auto"/>
          </w:divBdr>
          <w:divsChild>
            <w:div w:id="241643314">
              <w:marLeft w:val="0"/>
              <w:marRight w:val="0"/>
              <w:marTop w:val="0"/>
              <w:marBottom w:val="0"/>
              <w:divBdr>
                <w:top w:val="none" w:sz="0" w:space="0" w:color="auto"/>
                <w:left w:val="none" w:sz="0" w:space="0" w:color="auto"/>
                <w:bottom w:val="none" w:sz="0" w:space="0" w:color="auto"/>
                <w:right w:val="none" w:sz="0" w:space="0" w:color="auto"/>
              </w:divBdr>
              <w:divsChild>
                <w:div w:id="932977466">
                  <w:marLeft w:val="0"/>
                  <w:marRight w:val="0"/>
                  <w:marTop w:val="0"/>
                  <w:marBottom w:val="0"/>
                  <w:divBdr>
                    <w:top w:val="none" w:sz="0" w:space="0" w:color="auto"/>
                    <w:left w:val="none" w:sz="0" w:space="0" w:color="auto"/>
                    <w:bottom w:val="none" w:sz="0" w:space="0" w:color="auto"/>
                    <w:right w:val="none" w:sz="0" w:space="0" w:color="auto"/>
                  </w:divBdr>
                  <w:divsChild>
                    <w:div w:id="102709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51429">
          <w:marLeft w:val="0"/>
          <w:marRight w:val="0"/>
          <w:marTop w:val="0"/>
          <w:marBottom w:val="0"/>
          <w:divBdr>
            <w:top w:val="none" w:sz="0" w:space="0" w:color="auto"/>
            <w:left w:val="none" w:sz="0" w:space="0" w:color="auto"/>
            <w:bottom w:val="none" w:sz="0" w:space="0" w:color="auto"/>
            <w:right w:val="none" w:sz="0" w:space="0" w:color="auto"/>
          </w:divBdr>
          <w:divsChild>
            <w:div w:id="1426653825">
              <w:marLeft w:val="0"/>
              <w:marRight w:val="0"/>
              <w:marTop w:val="0"/>
              <w:marBottom w:val="0"/>
              <w:divBdr>
                <w:top w:val="none" w:sz="0" w:space="0" w:color="auto"/>
                <w:left w:val="none" w:sz="0" w:space="0" w:color="auto"/>
                <w:bottom w:val="none" w:sz="0" w:space="0" w:color="auto"/>
                <w:right w:val="none" w:sz="0" w:space="0" w:color="auto"/>
              </w:divBdr>
              <w:divsChild>
                <w:div w:id="33818740">
                  <w:marLeft w:val="0"/>
                  <w:marRight w:val="0"/>
                  <w:marTop w:val="0"/>
                  <w:marBottom w:val="0"/>
                  <w:divBdr>
                    <w:top w:val="none" w:sz="0" w:space="0" w:color="auto"/>
                    <w:left w:val="none" w:sz="0" w:space="0" w:color="auto"/>
                    <w:bottom w:val="none" w:sz="0" w:space="0" w:color="auto"/>
                    <w:right w:val="none" w:sz="0" w:space="0" w:color="auto"/>
                  </w:divBdr>
                  <w:divsChild>
                    <w:div w:id="88611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110464">
      <w:bodyDiv w:val="1"/>
      <w:marLeft w:val="0"/>
      <w:marRight w:val="0"/>
      <w:marTop w:val="0"/>
      <w:marBottom w:val="0"/>
      <w:divBdr>
        <w:top w:val="none" w:sz="0" w:space="0" w:color="auto"/>
        <w:left w:val="none" w:sz="0" w:space="0" w:color="auto"/>
        <w:bottom w:val="none" w:sz="0" w:space="0" w:color="auto"/>
        <w:right w:val="none" w:sz="0" w:space="0" w:color="auto"/>
      </w:divBdr>
      <w:divsChild>
        <w:div w:id="1093357469">
          <w:marLeft w:val="0"/>
          <w:marRight w:val="0"/>
          <w:marTop w:val="0"/>
          <w:marBottom w:val="0"/>
          <w:divBdr>
            <w:top w:val="none" w:sz="0" w:space="0" w:color="auto"/>
            <w:left w:val="none" w:sz="0" w:space="0" w:color="auto"/>
            <w:bottom w:val="none" w:sz="0" w:space="0" w:color="auto"/>
            <w:right w:val="none" w:sz="0" w:space="0" w:color="auto"/>
          </w:divBdr>
          <w:divsChild>
            <w:div w:id="491137812">
              <w:marLeft w:val="0"/>
              <w:marRight w:val="0"/>
              <w:marTop w:val="0"/>
              <w:marBottom w:val="0"/>
              <w:divBdr>
                <w:top w:val="none" w:sz="0" w:space="0" w:color="auto"/>
                <w:left w:val="none" w:sz="0" w:space="0" w:color="auto"/>
                <w:bottom w:val="none" w:sz="0" w:space="0" w:color="auto"/>
                <w:right w:val="none" w:sz="0" w:space="0" w:color="auto"/>
              </w:divBdr>
              <w:divsChild>
                <w:div w:id="916787622">
                  <w:marLeft w:val="0"/>
                  <w:marRight w:val="0"/>
                  <w:marTop w:val="0"/>
                  <w:marBottom w:val="0"/>
                  <w:divBdr>
                    <w:top w:val="none" w:sz="0" w:space="0" w:color="auto"/>
                    <w:left w:val="none" w:sz="0" w:space="0" w:color="auto"/>
                    <w:bottom w:val="none" w:sz="0" w:space="0" w:color="auto"/>
                    <w:right w:val="none" w:sz="0" w:space="0" w:color="auto"/>
                  </w:divBdr>
                  <w:divsChild>
                    <w:div w:id="161823072">
                      <w:marLeft w:val="0"/>
                      <w:marRight w:val="0"/>
                      <w:marTop w:val="0"/>
                      <w:marBottom w:val="0"/>
                      <w:divBdr>
                        <w:top w:val="none" w:sz="0" w:space="0" w:color="auto"/>
                        <w:left w:val="none" w:sz="0" w:space="0" w:color="auto"/>
                        <w:bottom w:val="none" w:sz="0" w:space="0" w:color="auto"/>
                        <w:right w:val="none" w:sz="0" w:space="0" w:color="auto"/>
                      </w:divBdr>
                      <w:divsChild>
                        <w:div w:id="738788342">
                          <w:marLeft w:val="0"/>
                          <w:marRight w:val="0"/>
                          <w:marTop w:val="0"/>
                          <w:marBottom w:val="0"/>
                          <w:divBdr>
                            <w:top w:val="none" w:sz="0" w:space="0" w:color="auto"/>
                            <w:left w:val="none" w:sz="0" w:space="0" w:color="auto"/>
                            <w:bottom w:val="none" w:sz="0" w:space="0" w:color="auto"/>
                            <w:right w:val="none" w:sz="0" w:space="0" w:color="auto"/>
                          </w:divBdr>
                          <w:divsChild>
                            <w:div w:id="11729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216266">
      <w:bodyDiv w:val="1"/>
      <w:marLeft w:val="0"/>
      <w:marRight w:val="0"/>
      <w:marTop w:val="0"/>
      <w:marBottom w:val="0"/>
      <w:divBdr>
        <w:top w:val="none" w:sz="0" w:space="0" w:color="auto"/>
        <w:left w:val="none" w:sz="0" w:space="0" w:color="auto"/>
        <w:bottom w:val="none" w:sz="0" w:space="0" w:color="auto"/>
        <w:right w:val="none" w:sz="0" w:space="0" w:color="auto"/>
      </w:divBdr>
    </w:div>
    <w:div w:id="1320308308">
      <w:bodyDiv w:val="1"/>
      <w:marLeft w:val="0"/>
      <w:marRight w:val="0"/>
      <w:marTop w:val="0"/>
      <w:marBottom w:val="0"/>
      <w:divBdr>
        <w:top w:val="none" w:sz="0" w:space="0" w:color="auto"/>
        <w:left w:val="none" w:sz="0" w:space="0" w:color="auto"/>
        <w:bottom w:val="none" w:sz="0" w:space="0" w:color="auto"/>
        <w:right w:val="none" w:sz="0" w:space="0" w:color="auto"/>
      </w:divBdr>
    </w:div>
    <w:div w:id="1328167901">
      <w:bodyDiv w:val="1"/>
      <w:marLeft w:val="0"/>
      <w:marRight w:val="0"/>
      <w:marTop w:val="0"/>
      <w:marBottom w:val="0"/>
      <w:divBdr>
        <w:top w:val="none" w:sz="0" w:space="0" w:color="auto"/>
        <w:left w:val="none" w:sz="0" w:space="0" w:color="auto"/>
        <w:bottom w:val="none" w:sz="0" w:space="0" w:color="auto"/>
        <w:right w:val="none" w:sz="0" w:space="0" w:color="auto"/>
      </w:divBdr>
      <w:divsChild>
        <w:div w:id="1028021603">
          <w:marLeft w:val="0"/>
          <w:marRight w:val="0"/>
          <w:marTop w:val="0"/>
          <w:marBottom w:val="0"/>
          <w:divBdr>
            <w:top w:val="none" w:sz="0" w:space="0" w:color="auto"/>
            <w:left w:val="none" w:sz="0" w:space="0" w:color="auto"/>
            <w:bottom w:val="none" w:sz="0" w:space="0" w:color="auto"/>
            <w:right w:val="none" w:sz="0" w:space="0" w:color="auto"/>
          </w:divBdr>
          <w:divsChild>
            <w:div w:id="851068004">
              <w:marLeft w:val="0"/>
              <w:marRight w:val="0"/>
              <w:marTop w:val="0"/>
              <w:marBottom w:val="0"/>
              <w:divBdr>
                <w:top w:val="none" w:sz="0" w:space="0" w:color="auto"/>
                <w:left w:val="none" w:sz="0" w:space="0" w:color="auto"/>
                <w:bottom w:val="none" w:sz="0" w:space="0" w:color="auto"/>
                <w:right w:val="none" w:sz="0" w:space="0" w:color="auto"/>
              </w:divBdr>
              <w:divsChild>
                <w:div w:id="2048751135">
                  <w:marLeft w:val="0"/>
                  <w:marRight w:val="0"/>
                  <w:marTop w:val="0"/>
                  <w:marBottom w:val="0"/>
                  <w:divBdr>
                    <w:top w:val="none" w:sz="0" w:space="0" w:color="auto"/>
                    <w:left w:val="none" w:sz="0" w:space="0" w:color="auto"/>
                    <w:bottom w:val="none" w:sz="0" w:space="0" w:color="auto"/>
                    <w:right w:val="none" w:sz="0" w:space="0" w:color="auto"/>
                  </w:divBdr>
                  <w:divsChild>
                    <w:div w:id="1100948476">
                      <w:marLeft w:val="0"/>
                      <w:marRight w:val="0"/>
                      <w:marTop w:val="0"/>
                      <w:marBottom w:val="0"/>
                      <w:divBdr>
                        <w:top w:val="none" w:sz="0" w:space="0" w:color="auto"/>
                        <w:left w:val="none" w:sz="0" w:space="0" w:color="auto"/>
                        <w:bottom w:val="none" w:sz="0" w:space="0" w:color="auto"/>
                        <w:right w:val="none" w:sz="0" w:space="0" w:color="auto"/>
                      </w:divBdr>
                      <w:divsChild>
                        <w:div w:id="1046098045">
                          <w:marLeft w:val="0"/>
                          <w:marRight w:val="0"/>
                          <w:marTop w:val="0"/>
                          <w:marBottom w:val="0"/>
                          <w:divBdr>
                            <w:top w:val="none" w:sz="0" w:space="0" w:color="auto"/>
                            <w:left w:val="none" w:sz="0" w:space="0" w:color="auto"/>
                            <w:bottom w:val="none" w:sz="0" w:space="0" w:color="auto"/>
                            <w:right w:val="none" w:sz="0" w:space="0" w:color="auto"/>
                          </w:divBdr>
                          <w:divsChild>
                            <w:div w:id="16055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666746">
      <w:bodyDiv w:val="1"/>
      <w:marLeft w:val="0"/>
      <w:marRight w:val="0"/>
      <w:marTop w:val="0"/>
      <w:marBottom w:val="0"/>
      <w:divBdr>
        <w:top w:val="none" w:sz="0" w:space="0" w:color="auto"/>
        <w:left w:val="none" w:sz="0" w:space="0" w:color="auto"/>
        <w:bottom w:val="none" w:sz="0" w:space="0" w:color="auto"/>
        <w:right w:val="none" w:sz="0" w:space="0" w:color="auto"/>
      </w:divBdr>
    </w:div>
    <w:div w:id="1351179756">
      <w:bodyDiv w:val="1"/>
      <w:marLeft w:val="0"/>
      <w:marRight w:val="0"/>
      <w:marTop w:val="0"/>
      <w:marBottom w:val="0"/>
      <w:divBdr>
        <w:top w:val="none" w:sz="0" w:space="0" w:color="auto"/>
        <w:left w:val="none" w:sz="0" w:space="0" w:color="auto"/>
        <w:bottom w:val="none" w:sz="0" w:space="0" w:color="auto"/>
        <w:right w:val="none" w:sz="0" w:space="0" w:color="auto"/>
      </w:divBdr>
      <w:divsChild>
        <w:div w:id="899904517">
          <w:marLeft w:val="0"/>
          <w:marRight w:val="0"/>
          <w:marTop w:val="0"/>
          <w:marBottom w:val="0"/>
          <w:divBdr>
            <w:top w:val="none" w:sz="0" w:space="0" w:color="auto"/>
            <w:left w:val="none" w:sz="0" w:space="0" w:color="auto"/>
            <w:bottom w:val="none" w:sz="0" w:space="0" w:color="auto"/>
            <w:right w:val="none" w:sz="0" w:space="0" w:color="auto"/>
          </w:divBdr>
          <w:divsChild>
            <w:div w:id="700588659">
              <w:marLeft w:val="0"/>
              <w:marRight w:val="0"/>
              <w:marTop w:val="0"/>
              <w:marBottom w:val="0"/>
              <w:divBdr>
                <w:top w:val="none" w:sz="0" w:space="0" w:color="auto"/>
                <w:left w:val="none" w:sz="0" w:space="0" w:color="auto"/>
                <w:bottom w:val="none" w:sz="0" w:space="0" w:color="auto"/>
                <w:right w:val="none" w:sz="0" w:space="0" w:color="auto"/>
              </w:divBdr>
              <w:divsChild>
                <w:div w:id="356470537">
                  <w:marLeft w:val="0"/>
                  <w:marRight w:val="0"/>
                  <w:marTop w:val="0"/>
                  <w:marBottom w:val="0"/>
                  <w:divBdr>
                    <w:top w:val="none" w:sz="0" w:space="0" w:color="auto"/>
                    <w:left w:val="none" w:sz="0" w:space="0" w:color="auto"/>
                    <w:bottom w:val="none" w:sz="0" w:space="0" w:color="auto"/>
                    <w:right w:val="none" w:sz="0" w:space="0" w:color="auto"/>
                  </w:divBdr>
                  <w:divsChild>
                    <w:div w:id="6542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426686">
          <w:marLeft w:val="0"/>
          <w:marRight w:val="0"/>
          <w:marTop w:val="0"/>
          <w:marBottom w:val="0"/>
          <w:divBdr>
            <w:top w:val="none" w:sz="0" w:space="0" w:color="auto"/>
            <w:left w:val="none" w:sz="0" w:space="0" w:color="auto"/>
            <w:bottom w:val="none" w:sz="0" w:space="0" w:color="auto"/>
            <w:right w:val="none" w:sz="0" w:space="0" w:color="auto"/>
          </w:divBdr>
          <w:divsChild>
            <w:div w:id="172039541">
              <w:marLeft w:val="0"/>
              <w:marRight w:val="0"/>
              <w:marTop w:val="0"/>
              <w:marBottom w:val="0"/>
              <w:divBdr>
                <w:top w:val="none" w:sz="0" w:space="0" w:color="auto"/>
                <w:left w:val="none" w:sz="0" w:space="0" w:color="auto"/>
                <w:bottom w:val="none" w:sz="0" w:space="0" w:color="auto"/>
                <w:right w:val="none" w:sz="0" w:space="0" w:color="auto"/>
              </w:divBdr>
              <w:divsChild>
                <w:div w:id="889417602">
                  <w:marLeft w:val="0"/>
                  <w:marRight w:val="0"/>
                  <w:marTop w:val="0"/>
                  <w:marBottom w:val="0"/>
                  <w:divBdr>
                    <w:top w:val="none" w:sz="0" w:space="0" w:color="auto"/>
                    <w:left w:val="none" w:sz="0" w:space="0" w:color="auto"/>
                    <w:bottom w:val="none" w:sz="0" w:space="0" w:color="auto"/>
                    <w:right w:val="none" w:sz="0" w:space="0" w:color="auto"/>
                  </w:divBdr>
                  <w:divsChild>
                    <w:div w:id="212141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5846">
      <w:bodyDiv w:val="1"/>
      <w:marLeft w:val="0"/>
      <w:marRight w:val="0"/>
      <w:marTop w:val="0"/>
      <w:marBottom w:val="0"/>
      <w:divBdr>
        <w:top w:val="none" w:sz="0" w:space="0" w:color="auto"/>
        <w:left w:val="none" w:sz="0" w:space="0" w:color="auto"/>
        <w:bottom w:val="none" w:sz="0" w:space="0" w:color="auto"/>
        <w:right w:val="none" w:sz="0" w:space="0" w:color="auto"/>
      </w:divBdr>
    </w:div>
    <w:div w:id="1395199392">
      <w:bodyDiv w:val="1"/>
      <w:marLeft w:val="0"/>
      <w:marRight w:val="0"/>
      <w:marTop w:val="0"/>
      <w:marBottom w:val="0"/>
      <w:divBdr>
        <w:top w:val="none" w:sz="0" w:space="0" w:color="auto"/>
        <w:left w:val="none" w:sz="0" w:space="0" w:color="auto"/>
        <w:bottom w:val="none" w:sz="0" w:space="0" w:color="auto"/>
        <w:right w:val="none" w:sz="0" w:space="0" w:color="auto"/>
      </w:divBdr>
    </w:div>
    <w:div w:id="1408187144">
      <w:bodyDiv w:val="1"/>
      <w:marLeft w:val="0"/>
      <w:marRight w:val="0"/>
      <w:marTop w:val="0"/>
      <w:marBottom w:val="0"/>
      <w:divBdr>
        <w:top w:val="none" w:sz="0" w:space="0" w:color="auto"/>
        <w:left w:val="none" w:sz="0" w:space="0" w:color="auto"/>
        <w:bottom w:val="none" w:sz="0" w:space="0" w:color="auto"/>
        <w:right w:val="none" w:sz="0" w:space="0" w:color="auto"/>
      </w:divBdr>
    </w:div>
    <w:div w:id="1413352821">
      <w:bodyDiv w:val="1"/>
      <w:marLeft w:val="0"/>
      <w:marRight w:val="0"/>
      <w:marTop w:val="0"/>
      <w:marBottom w:val="0"/>
      <w:divBdr>
        <w:top w:val="none" w:sz="0" w:space="0" w:color="auto"/>
        <w:left w:val="none" w:sz="0" w:space="0" w:color="auto"/>
        <w:bottom w:val="none" w:sz="0" w:space="0" w:color="auto"/>
        <w:right w:val="none" w:sz="0" w:space="0" w:color="auto"/>
      </w:divBdr>
    </w:div>
    <w:div w:id="1427995826">
      <w:bodyDiv w:val="1"/>
      <w:marLeft w:val="0"/>
      <w:marRight w:val="0"/>
      <w:marTop w:val="0"/>
      <w:marBottom w:val="0"/>
      <w:divBdr>
        <w:top w:val="none" w:sz="0" w:space="0" w:color="auto"/>
        <w:left w:val="none" w:sz="0" w:space="0" w:color="auto"/>
        <w:bottom w:val="none" w:sz="0" w:space="0" w:color="auto"/>
        <w:right w:val="none" w:sz="0" w:space="0" w:color="auto"/>
      </w:divBdr>
    </w:div>
    <w:div w:id="1429886756">
      <w:bodyDiv w:val="1"/>
      <w:marLeft w:val="0"/>
      <w:marRight w:val="0"/>
      <w:marTop w:val="0"/>
      <w:marBottom w:val="0"/>
      <w:divBdr>
        <w:top w:val="none" w:sz="0" w:space="0" w:color="auto"/>
        <w:left w:val="none" w:sz="0" w:space="0" w:color="auto"/>
        <w:bottom w:val="none" w:sz="0" w:space="0" w:color="auto"/>
        <w:right w:val="none" w:sz="0" w:space="0" w:color="auto"/>
      </w:divBdr>
    </w:div>
    <w:div w:id="1447458059">
      <w:bodyDiv w:val="1"/>
      <w:marLeft w:val="0"/>
      <w:marRight w:val="0"/>
      <w:marTop w:val="0"/>
      <w:marBottom w:val="0"/>
      <w:divBdr>
        <w:top w:val="none" w:sz="0" w:space="0" w:color="auto"/>
        <w:left w:val="none" w:sz="0" w:space="0" w:color="auto"/>
        <w:bottom w:val="none" w:sz="0" w:space="0" w:color="auto"/>
        <w:right w:val="none" w:sz="0" w:space="0" w:color="auto"/>
      </w:divBdr>
    </w:div>
    <w:div w:id="1458598776">
      <w:bodyDiv w:val="1"/>
      <w:marLeft w:val="0"/>
      <w:marRight w:val="0"/>
      <w:marTop w:val="0"/>
      <w:marBottom w:val="0"/>
      <w:divBdr>
        <w:top w:val="none" w:sz="0" w:space="0" w:color="auto"/>
        <w:left w:val="none" w:sz="0" w:space="0" w:color="auto"/>
        <w:bottom w:val="none" w:sz="0" w:space="0" w:color="auto"/>
        <w:right w:val="none" w:sz="0" w:space="0" w:color="auto"/>
      </w:divBdr>
    </w:div>
    <w:div w:id="1474057132">
      <w:bodyDiv w:val="1"/>
      <w:marLeft w:val="0"/>
      <w:marRight w:val="0"/>
      <w:marTop w:val="0"/>
      <w:marBottom w:val="0"/>
      <w:divBdr>
        <w:top w:val="none" w:sz="0" w:space="0" w:color="auto"/>
        <w:left w:val="none" w:sz="0" w:space="0" w:color="auto"/>
        <w:bottom w:val="none" w:sz="0" w:space="0" w:color="auto"/>
        <w:right w:val="none" w:sz="0" w:space="0" w:color="auto"/>
      </w:divBdr>
    </w:div>
    <w:div w:id="1481191312">
      <w:bodyDiv w:val="1"/>
      <w:marLeft w:val="0"/>
      <w:marRight w:val="0"/>
      <w:marTop w:val="0"/>
      <w:marBottom w:val="0"/>
      <w:divBdr>
        <w:top w:val="none" w:sz="0" w:space="0" w:color="auto"/>
        <w:left w:val="none" w:sz="0" w:space="0" w:color="auto"/>
        <w:bottom w:val="none" w:sz="0" w:space="0" w:color="auto"/>
        <w:right w:val="none" w:sz="0" w:space="0" w:color="auto"/>
      </w:divBdr>
    </w:div>
    <w:div w:id="1503818071">
      <w:bodyDiv w:val="1"/>
      <w:marLeft w:val="0"/>
      <w:marRight w:val="0"/>
      <w:marTop w:val="0"/>
      <w:marBottom w:val="0"/>
      <w:divBdr>
        <w:top w:val="none" w:sz="0" w:space="0" w:color="auto"/>
        <w:left w:val="none" w:sz="0" w:space="0" w:color="auto"/>
        <w:bottom w:val="none" w:sz="0" w:space="0" w:color="auto"/>
        <w:right w:val="none" w:sz="0" w:space="0" w:color="auto"/>
      </w:divBdr>
    </w:div>
    <w:div w:id="1566526218">
      <w:bodyDiv w:val="1"/>
      <w:marLeft w:val="0"/>
      <w:marRight w:val="0"/>
      <w:marTop w:val="0"/>
      <w:marBottom w:val="0"/>
      <w:divBdr>
        <w:top w:val="none" w:sz="0" w:space="0" w:color="auto"/>
        <w:left w:val="none" w:sz="0" w:space="0" w:color="auto"/>
        <w:bottom w:val="none" w:sz="0" w:space="0" w:color="auto"/>
        <w:right w:val="none" w:sz="0" w:space="0" w:color="auto"/>
      </w:divBdr>
    </w:div>
    <w:div w:id="1587498918">
      <w:bodyDiv w:val="1"/>
      <w:marLeft w:val="0"/>
      <w:marRight w:val="0"/>
      <w:marTop w:val="0"/>
      <w:marBottom w:val="0"/>
      <w:divBdr>
        <w:top w:val="none" w:sz="0" w:space="0" w:color="auto"/>
        <w:left w:val="none" w:sz="0" w:space="0" w:color="auto"/>
        <w:bottom w:val="none" w:sz="0" w:space="0" w:color="auto"/>
        <w:right w:val="none" w:sz="0" w:space="0" w:color="auto"/>
      </w:divBdr>
    </w:div>
    <w:div w:id="1611010384">
      <w:bodyDiv w:val="1"/>
      <w:marLeft w:val="0"/>
      <w:marRight w:val="0"/>
      <w:marTop w:val="0"/>
      <w:marBottom w:val="0"/>
      <w:divBdr>
        <w:top w:val="none" w:sz="0" w:space="0" w:color="auto"/>
        <w:left w:val="none" w:sz="0" w:space="0" w:color="auto"/>
        <w:bottom w:val="none" w:sz="0" w:space="0" w:color="auto"/>
        <w:right w:val="none" w:sz="0" w:space="0" w:color="auto"/>
      </w:divBdr>
    </w:div>
    <w:div w:id="1612130908">
      <w:bodyDiv w:val="1"/>
      <w:marLeft w:val="0"/>
      <w:marRight w:val="0"/>
      <w:marTop w:val="0"/>
      <w:marBottom w:val="0"/>
      <w:divBdr>
        <w:top w:val="none" w:sz="0" w:space="0" w:color="auto"/>
        <w:left w:val="none" w:sz="0" w:space="0" w:color="auto"/>
        <w:bottom w:val="none" w:sz="0" w:space="0" w:color="auto"/>
        <w:right w:val="none" w:sz="0" w:space="0" w:color="auto"/>
      </w:divBdr>
      <w:divsChild>
        <w:div w:id="475293211">
          <w:marLeft w:val="0"/>
          <w:marRight w:val="0"/>
          <w:marTop w:val="0"/>
          <w:marBottom w:val="0"/>
          <w:divBdr>
            <w:top w:val="none" w:sz="0" w:space="0" w:color="auto"/>
            <w:left w:val="none" w:sz="0" w:space="0" w:color="auto"/>
            <w:bottom w:val="none" w:sz="0" w:space="0" w:color="auto"/>
            <w:right w:val="none" w:sz="0" w:space="0" w:color="auto"/>
          </w:divBdr>
          <w:divsChild>
            <w:div w:id="1118333903">
              <w:marLeft w:val="0"/>
              <w:marRight w:val="0"/>
              <w:marTop w:val="0"/>
              <w:marBottom w:val="0"/>
              <w:divBdr>
                <w:top w:val="none" w:sz="0" w:space="0" w:color="auto"/>
                <w:left w:val="none" w:sz="0" w:space="0" w:color="auto"/>
                <w:bottom w:val="none" w:sz="0" w:space="0" w:color="auto"/>
                <w:right w:val="none" w:sz="0" w:space="0" w:color="auto"/>
              </w:divBdr>
              <w:divsChild>
                <w:div w:id="717971511">
                  <w:marLeft w:val="0"/>
                  <w:marRight w:val="0"/>
                  <w:marTop w:val="0"/>
                  <w:marBottom w:val="0"/>
                  <w:divBdr>
                    <w:top w:val="none" w:sz="0" w:space="0" w:color="auto"/>
                    <w:left w:val="none" w:sz="0" w:space="0" w:color="auto"/>
                    <w:bottom w:val="none" w:sz="0" w:space="0" w:color="auto"/>
                    <w:right w:val="none" w:sz="0" w:space="0" w:color="auto"/>
                  </w:divBdr>
                  <w:divsChild>
                    <w:div w:id="37161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931948">
          <w:marLeft w:val="0"/>
          <w:marRight w:val="0"/>
          <w:marTop w:val="0"/>
          <w:marBottom w:val="0"/>
          <w:divBdr>
            <w:top w:val="none" w:sz="0" w:space="0" w:color="auto"/>
            <w:left w:val="none" w:sz="0" w:space="0" w:color="auto"/>
            <w:bottom w:val="none" w:sz="0" w:space="0" w:color="auto"/>
            <w:right w:val="none" w:sz="0" w:space="0" w:color="auto"/>
          </w:divBdr>
          <w:divsChild>
            <w:div w:id="1565682356">
              <w:marLeft w:val="0"/>
              <w:marRight w:val="0"/>
              <w:marTop w:val="0"/>
              <w:marBottom w:val="0"/>
              <w:divBdr>
                <w:top w:val="none" w:sz="0" w:space="0" w:color="auto"/>
                <w:left w:val="none" w:sz="0" w:space="0" w:color="auto"/>
                <w:bottom w:val="none" w:sz="0" w:space="0" w:color="auto"/>
                <w:right w:val="none" w:sz="0" w:space="0" w:color="auto"/>
              </w:divBdr>
              <w:divsChild>
                <w:div w:id="442916359">
                  <w:marLeft w:val="0"/>
                  <w:marRight w:val="0"/>
                  <w:marTop w:val="0"/>
                  <w:marBottom w:val="0"/>
                  <w:divBdr>
                    <w:top w:val="none" w:sz="0" w:space="0" w:color="auto"/>
                    <w:left w:val="none" w:sz="0" w:space="0" w:color="auto"/>
                    <w:bottom w:val="none" w:sz="0" w:space="0" w:color="auto"/>
                    <w:right w:val="none" w:sz="0" w:space="0" w:color="auto"/>
                  </w:divBdr>
                  <w:divsChild>
                    <w:div w:id="12375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758469">
      <w:bodyDiv w:val="1"/>
      <w:marLeft w:val="0"/>
      <w:marRight w:val="0"/>
      <w:marTop w:val="0"/>
      <w:marBottom w:val="0"/>
      <w:divBdr>
        <w:top w:val="none" w:sz="0" w:space="0" w:color="auto"/>
        <w:left w:val="none" w:sz="0" w:space="0" w:color="auto"/>
        <w:bottom w:val="none" w:sz="0" w:space="0" w:color="auto"/>
        <w:right w:val="none" w:sz="0" w:space="0" w:color="auto"/>
      </w:divBdr>
    </w:div>
    <w:div w:id="1638797364">
      <w:bodyDiv w:val="1"/>
      <w:marLeft w:val="0"/>
      <w:marRight w:val="0"/>
      <w:marTop w:val="0"/>
      <w:marBottom w:val="0"/>
      <w:divBdr>
        <w:top w:val="none" w:sz="0" w:space="0" w:color="auto"/>
        <w:left w:val="none" w:sz="0" w:space="0" w:color="auto"/>
        <w:bottom w:val="none" w:sz="0" w:space="0" w:color="auto"/>
        <w:right w:val="none" w:sz="0" w:space="0" w:color="auto"/>
      </w:divBdr>
    </w:div>
    <w:div w:id="1640383293">
      <w:bodyDiv w:val="1"/>
      <w:marLeft w:val="0"/>
      <w:marRight w:val="0"/>
      <w:marTop w:val="0"/>
      <w:marBottom w:val="0"/>
      <w:divBdr>
        <w:top w:val="none" w:sz="0" w:space="0" w:color="auto"/>
        <w:left w:val="none" w:sz="0" w:space="0" w:color="auto"/>
        <w:bottom w:val="none" w:sz="0" w:space="0" w:color="auto"/>
        <w:right w:val="none" w:sz="0" w:space="0" w:color="auto"/>
      </w:divBdr>
      <w:divsChild>
        <w:div w:id="1912960200">
          <w:marLeft w:val="0"/>
          <w:marRight w:val="0"/>
          <w:marTop w:val="0"/>
          <w:marBottom w:val="0"/>
          <w:divBdr>
            <w:top w:val="none" w:sz="0" w:space="0" w:color="auto"/>
            <w:left w:val="none" w:sz="0" w:space="0" w:color="auto"/>
            <w:bottom w:val="none" w:sz="0" w:space="0" w:color="auto"/>
            <w:right w:val="none" w:sz="0" w:space="0" w:color="auto"/>
          </w:divBdr>
          <w:divsChild>
            <w:div w:id="864291180">
              <w:marLeft w:val="0"/>
              <w:marRight w:val="0"/>
              <w:marTop w:val="0"/>
              <w:marBottom w:val="0"/>
              <w:divBdr>
                <w:top w:val="none" w:sz="0" w:space="0" w:color="auto"/>
                <w:left w:val="none" w:sz="0" w:space="0" w:color="auto"/>
                <w:bottom w:val="none" w:sz="0" w:space="0" w:color="auto"/>
                <w:right w:val="none" w:sz="0" w:space="0" w:color="auto"/>
              </w:divBdr>
              <w:divsChild>
                <w:div w:id="702829028">
                  <w:marLeft w:val="0"/>
                  <w:marRight w:val="0"/>
                  <w:marTop w:val="0"/>
                  <w:marBottom w:val="0"/>
                  <w:divBdr>
                    <w:top w:val="none" w:sz="0" w:space="0" w:color="auto"/>
                    <w:left w:val="none" w:sz="0" w:space="0" w:color="auto"/>
                    <w:bottom w:val="none" w:sz="0" w:space="0" w:color="auto"/>
                    <w:right w:val="none" w:sz="0" w:space="0" w:color="auto"/>
                  </w:divBdr>
                  <w:divsChild>
                    <w:div w:id="2956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642698">
          <w:marLeft w:val="0"/>
          <w:marRight w:val="0"/>
          <w:marTop w:val="0"/>
          <w:marBottom w:val="0"/>
          <w:divBdr>
            <w:top w:val="none" w:sz="0" w:space="0" w:color="auto"/>
            <w:left w:val="none" w:sz="0" w:space="0" w:color="auto"/>
            <w:bottom w:val="none" w:sz="0" w:space="0" w:color="auto"/>
            <w:right w:val="none" w:sz="0" w:space="0" w:color="auto"/>
          </w:divBdr>
          <w:divsChild>
            <w:div w:id="114520674">
              <w:marLeft w:val="0"/>
              <w:marRight w:val="0"/>
              <w:marTop w:val="0"/>
              <w:marBottom w:val="0"/>
              <w:divBdr>
                <w:top w:val="none" w:sz="0" w:space="0" w:color="auto"/>
                <w:left w:val="none" w:sz="0" w:space="0" w:color="auto"/>
                <w:bottom w:val="none" w:sz="0" w:space="0" w:color="auto"/>
                <w:right w:val="none" w:sz="0" w:space="0" w:color="auto"/>
              </w:divBdr>
              <w:divsChild>
                <w:div w:id="2079857623">
                  <w:marLeft w:val="0"/>
                  <w:marRight w:val="0"/>
                  <w:marTop w:val="0"/>
                  <w:marBottom w:val="0"/>
                  <w:divBdr>
                    <w:top w:val="none" w:sz="0" w:space="0" w:color="auto"/>
                    <w:left w:val="none" w:sz="0" w:space="0" w:color="auto"/>
                    <w:bottom w:val="none" w:sz="0" w:space="0" w:color="auto"/>
                    <w:right w:val="none" w:sz="0" w:space="0" w:color="auto"/>
                  </w:divBdr>
                  <w:divsChild>
                    <w:div w:id="141015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955677">
      <w:bodyDiv w:val="1"/>
      <w:marLeft w:val="0"/>
      <w:marRight w:val="0"/>
      <w:marTop w:val="0"/>
      <w:marBottom w:val="0"/>
      <w:divBdr>
        <w:top w:val="none" w:sz="0" w:space="0" w:color="auto"/>
        <w:left w:val="none" w:sz="0" w:space="0" w:color="auto"/>
        <w:bottom w:val="none" w:sz="0" w:space="0" w:color="auto"/>
        <w:right w:val="none" w:sz="0" w:space="0" w:color="auto"/>
      </w:divBdr>
      <w:divsChild>
        <w:div w:id="669598113">
          <w:marLeft w:val="0"/>
          <w:marRight w:val="0"/>
          <w:marTop w:val="0"/>
          <w:marBottom w:val="0"/>
          <w:divBdr>
            <w:top w:val="none" w:sz="0" w:space="0" w:color="auto"/>
            <w:left w:val="none" w:sz="0" w:space="0" w:color="auto"/>
            <w:bottom w:val="none" w:sz="0" w:space="0" w:color="auto"/>
            <w:right w:val="none" w:sz="0" w:space="0" w:color="auto"/>
          </w:divBdr>
          <w:divsChild>
            <w:div w:id="613635486">
              <w:marLeft w:val="0"/>
              <w:marRight w:val="0"/>
              <w:marTop w:val="0"/>
              <w:marBottom w:val="0"/>
              <w:divBdr>
                <w:top w:val="none" w:sz="0" w:space="0" w:color="auto"/>
                <w:left w:val="none" w:sz="0" w:space="0" w:color="auto"/>
                <w:bottom w:val="none" w:sz="0" w:space="0" w:color="auto"/>
                <w:right w:val="none" w:sz="0" w:space="0" w:color="auto"/>
              </w:divBdr>
              <w:divsChild>
                <w:div w:id="1279294413">
                  <w:marLeft w:val="0"/>
                  <w:marRight w:val="0"/>
                  <w:marTop w:val="0"/>
                  <w:marBottom w:val="0"/>
                  <w:divBdr>
                    <w:top w:val="none" w:sz="0" w:space="0" w:color="auto"/>
                    <w:left w:val="none" w:sz="0" w:space="0" w:color="auto"/>
                    <w:bottom w:val="none" w:sz="0" w:space="0" w:color="auto"/>
                    <w:right w:val="none" w:sz="0" w:space="0" w:color="auto"/>
                  </w:divBdr>
                  <w:divsChild>
                    <w:div w:id="1887521609">
                      <w:marLeft w:val="0"/>
                      <w:marRight w:val="0"/>
                      <w:marTop w:val="0"/>
                      <w:marBottom w:val="0"/>
                      <w:divBdr>
                        <w:top w:val="none" w:sz="0" w:space="0" w:color="auto"/>
                        <w:left w:val="none" w:sz="0" w:space="0" w:color="auto"/>
                        <w:bottom w:val="none" w:sz="0" w:space="0" w:color="auto"/>
                        <w:right w:val="none" w:sz="0" w:space="0" w:color="auto"/>
                      </w:divBdr>
                      <w:divsChild>
                        <w:div w:id="1649357864">
                          <w:marLeft w:val="0"/>
                          <w:marRight w:val="0"/>
                          <w:marTop w:val="0"/>
                          <w:marBottom w:val="0"/>
                          <w:divBdr>
                            <w:top w:val="none" w:sz="0" w:space="0" w:color="auto"/>
                            <w:left w:val="none" w:sz="0" w:space="0" w:color="auto"/>
                            <w:bottom w:val="none" w:sz="0" w:space="0" w:color="auto"/>
                            <w:right w:val="none" w:sz="0" w:space="0" w:color="auto"/>
                          </w:divBdr>
                          <w:divsChild>
                            <w:div w:id="82400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605997">
      <w:bodyDiv w:val="1"/>
      <w:marLeft w:val="0"/>
      <w:marRight w:val="0"/>
      <w:marTop w:val="0"/>
      <w:marBottom w:val="0"/>
      <w:divBdr>
        <w:top w:val="none" w:sz="0" w:space="0" w:color="auto"/>
        <w:left w:val="none" w:sz="0" w:space="0" w:color="auto"/>
        <w:bottom w:val="none" w:sz="0" w:space="0" w:color="auto"/>
        <w:right w:val="none" w:sz="0" w:space="0" w:color="auto"/>
      </w:divBdr>
    </w:div>
    <w:div w:id="1698965992">
      <w:bodyDiv w:val="1"/>
      <w:marLeft w:val="0"/>
      <w:marRight w:val="0"/>
      <w:marTop w:val="0"/>
      <w:marBottom w:val="0"/>
      <w:divBdr>
        <w:top w:val="none" w:sz="0" w:space="0" w:color="auto"/>
        <w:left w:val="none" w:sz="0" w:space="0" w:color="auto"/>
        <w:bottom w:val="none" w:sz="0" w:space="0" w:color="auto"/>
        <w:right w:val="none" w:sz="0" w:space="0" w:color="auto"/>
      </w:divBdr>
    </w:div>
    <w:div w:id="1714889602">
      <w:bodyDiv w:val="1"/>
      <w:marLeft w:val="0"/>
      <w:marRight w:val="0"/>
      <w:marTop w:val="0"/>
      <w:marBottom w:val="0"/>
      <w:divBdr>
        <w:top w:val="none" w:sz="0" w:space="0" w:color="auto"/>
        <w:left w:val="none" w:sz="0" w:space="0" w:color="auto"/>
        <w:bottom w:val="none" w:sz="0" w:space="0" w:color="auto"/>
        <w:right w:val="none" w:sz="0" w:space="0" w:color="auto"/>
      </w:divBdr>
      <w:divsChild>
        <w:div w:id="197472442">
          <w:marLeft w:val="0"/>
          <w:marRight w:val="0"/>
          <w:marTop w:val="0"/>
          <w:marBottom w:val="0"/>
          <w:divBdr>
            <w:top w:val="none" w:sz="0" w:space="0" w:color="auto"/>
            <w:left w:val="none" w:sz="0" w:space="0" w:color="auto"/>
            <w:bottom w:val="none" w:sz="0" w:space="0" w:color="auto"/>
            <w:right w:val="none" w:sz="0" w:space="0" w:color="auto"/>
          </w:divBdr>
          <w:divsChild>
            <w:div w:id="1604265637">
              <w:marLeft w:val="0"/>
              <w:marRight w:val="0"/>
              <w:marTop w:val="0"/>
              <w:marBottom w:val="0"/>
              <w:divBdr>
                <w:top w:val="none" w:sz="0" w:space="0" w:color="auto"/>
                <w:left w:val="none" w:sz="0" w:space="0" w:color="auto"/>
                <w:bottom w:val="none" w:sz="0" w:space="0" w:color="auto"/>
                <w:right w:val="none" w:sz="0" w:space="0" w:color="auto"/>
              </w:divBdr>
              <w:divsChild>
                <w:div w:id="987170372">
                  <w:marLeft w:val="0"/>
                  <w:marRight w:val="0"/>
                  <w:marTop w:val="0"/>
                  <w:marBottom w:val="0"/>
                  <w:divBdr>
                    <w:top w:val="none" w:sz="0" w:space="0" w:color="auto"/>
                    <w:left w:val="none" w:sz="0" w:space="0" w:color="auto"/>
                    <w:bottom w:val="none" w:sz="0" w:space="0" w:color="auto"/>
                    <w:right w:val="none" w:sz="0" w:space="0" w:color="auto"/>
                  </w:divBdr>
                  <w:divsChild>
                    <w:div w:id="2044208646">
                      <w:marLeft w:val="0"/>
                      <w:marRight w:val="0"/>
                      <w:marTop w:val="0"/>
                      <w:marBottom w:val="0"/>
                      <w:divBdr>
                        <w:top w:val="none" w:sz="0" w:space="0" w:color="auto"/>
                        <w:left w:val="none" w:sz="0" w:space="0" w:color="auto"/>
                        <w:bottom w:val="none" w:sz="0" w:space="0" w:color="auto"/>
                        <w:right w:val="none" w:sz="0" w:space="0" w:color="auto"/>
                      </w:divBdr>
                      <w:divsChild>
                        <w:div w:id="1861317723">
                          <w:marLeft w:val="0"/>
                          <w:marRight w:val="0"/>
                          <w:marTop w:val="0"/>
                          <w:marBottom w:val="0"/>
                          <w:divBdr>
                            <w:top w:val="none" w:sz="0" w:space="0" w:color="auto"/>
                            <w:left w:val="none" w:sz="0" w:space="0" w:color="auto"/>
                            <w:bottom w:val="none" w:sz="0" w:space="0" w:color="auto"/>
                            <w:right w:val="none" w:sz="0" w:space="0" w:color="auto"/>
                          </w:divBdr>
                          <w:divsChild>
                            <w:div w:id="161050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502495">
      <w:bodyDiv w:val="1"/>
      <w:marLeft w:val="0"/>
      <w:marRight w:val="0"/>
      <w:marTop w:val="0"/>
      <w:marBottom w:val="0"/>
      <w:divBdr>
        <w:top w:val="none" w:sz="0" w:space="0" w:color="auto"/>
        <w:left w:val="none" w:sz="0" w:space="0" w:color="auto"/>
        <w:bottom w:val="none" w:sz="0" w:space="0" w:color="auto"/>
        <w:right w:val="none" w:sz="0" w:space="0" w:color="auto"/>
      </w:divBdr>
      <w:divsChild>
        <w:div w:id="1614940732">
          <w:marLeft w:val="0"/>
          <w:marRight w:val="0"/>
          <w:marTop w:val="0"/>
          <w:marBottom w:val="0"/>
          <w:divBdr>
            <w:top w:val="none" w:sz="0" w:space="0" w:color="auto"/>
            <w:left w:val="none" w:sz="0" w:space="0" w:color="auto"/>
            <w:bottom w:val="none" w:sz="0" w:space="0" w:color="auto"/>
            <w:right w:val="none" w:sz="0" w:space="0" w:color="auto"/>
          </w:divBdr>
          <w:divsChild>
            <w:div w:id="805784267">
              <w:marLeft w:val="0"/>
              <w:marRight w:val="0"/>
              <w:marTop w:val="0"/>
              <w:marBottom w:val="0"/>
              <w:divBdr>
                <w:top w:val="none" w:sz="0" w:space="0" w:color="auto"/>
                <w:left w:val="none" w:sz="0" w:space="0" w:color="auto"/>
                <w:bottom w:val="none" w:sz="0" w:space="0" w:color="auto"/>
                <w:right w:val="none" w:sz="0" w:space="0" w:color="auto"/>
              </w:divBdr>
              <w:divsChild>
                <w:div w:id="1171526492">
                  <w:marLeft w:val="0"/>
                  <w:marRight w:val="0"/>
                  <w:marTop w:val="0"/>
                  <w:marBottom w:val="0"/>
                  <w:divBdr>
                    <w:top w:val="none" w:sz="0" w:space="0" w:color="auto"/>
                    <w:left w:val="none" w:sz="0" w:space="0" w:color="auto"/>
                    <w:bottom w:val="none" w:sz="0" w:space="0" w:color="auto"/>
                    <w:right w:val="none" w:sz="0" w:space="0" w:color="auto"/>
                  </w:divBdr>
                  <w:divsChild>
                    <w:div w:id="118327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035286">
          <w:marLeft w:val="0"/>
          <w:marRight w:val="0"/>
          <w:marTop w:val="0"/>
          <w:marBottom w:val="0"/>
          <w:divBdr>
            <w:top w:val="none" w:sz="0" w:space="0" w:color="auto"/>
            <w:left w:val="none" w:sz="0" w:space="0" w:color="auto"/>
            <w:bottom w:val="none" w:sz="0" w:space="0" w:color="auto"/>
            <w:right w:val="none" w:sz="0" w:space="0" w:color="auto"/>
          </w:divBdr>
          <w:divsChild>
            <w:div w:id="1406147044">
              <w:marLeft w:val="0"/>
              <w:marRight w:val="0"/>
              <w:marTop w:val="0"/>
              <w:marBottom w:val="0"/>
              <w:divBdr>
                <w:top w:val="none" w:sz="0" w:space="0" w:color="auto"/>
                <w:left w:val="none" w:sz="0" w:space="0" w:color="auto"/>
                <w:bottom w:val="none" w:sz="0" w:space="0" w:color="auto"/>
                <w:right w:val="none" w:sz="0" w:space="0" w:color="auto"/>
              </w:divBdr>
              <w:divsChild>
                <w:div w:id="1997957987">
                  <w:marLeft w:val="0"/>
                  <w:marRight w:val="0"/>
                  <w:marTop w:val="0"/>
                  <w:marBottom w:val="0"/>
                  <w:divBdr>
                    <w:top w:val="none" w:sz="0" w:space="0" w:color="auto"/>
                    <w:left w:val="none" w:sz="0" w:space="0" w:color="auto"/>
                    <w:bottom w:val="none" w:sz="0" w:space="0" w:color="auto"/>
                    <w:right w:val="none" w:sz="0" w:space="0" w:color="auto"/>
                  </w:divBdr>
                  <w:divsChild>
                    <w:div w:id="103214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636689">
      <w:bodyDiv w:val="1"/>
      <w:marLeft w:val="0"/>
      <w:marRight w:val="0"/>
      <w:marTop w:val="0"/>
      <w:marBottom w:val="0"/>
      <w:divBdr>
        <w:top w:val="none" w:sz="0" w:space="0" w:color="auto"/>
        <w:left w:val="none" w:sz="0" w:space="0" w:color="auto"/>
        <w:bottom w:val="none" w:sz="0" w:space="0" w:color="auto"/>
        <w:right w:val="none" w:sz="0" w:space="0" w:color="auto"/>
      </w:divBdr>
    </w:div>
    <w:div w:id="1795440603">
      <w:bodyDiv w:val="1"/>
      <w:marLeft w:val="0"/>
      <w:marRight w:val="0"/>
      <w:marTop w:val="0"/>
      <w:marBottom w:val="0"/>
      <w:divBdr>
        <w:top w:val="none" w:sz="0" w:space="0" w:color="auto"/>
        <w:left w:val="none" w:sz="0" w:space="0" w:color="auto"/>
        <w:bottom w:val="none" w:sz="0" w:space="0" w:color="auto"/>
        <w:right w:val="none" w:sz="0" w:space="0" w:color="auto"/>
      </w:divBdr>
    </w:div>
    <w:div w:id="1802528997">
      <w:bodyDiv w:val="1"/>
      <w:marLeft w:val="0"/>
      <w:marRight w:val="0"/>
      <w:marTop w:val="0"/>
      <w:marBottom w:val="0"/>
      <w:divBdr>
        <w:top w:val="none" w:sz="0" w:space="0" w:color="auto"/>
        <w:left w:val="none" w:sz="0" w:space="0" w:color="auto"/>
        <w:bottom w:val="none" w:sz="0" w:space="0" w:color="auto"/>
        <w:right w:val="none" w:sz="0" w:space="0" w:color="auto"/>
      </w:divBdr>
      <w:divsChild>
        <w:div w:id="5325034">
          <w:marLeft w:val="0"/>
          <w:marRight w:val="0"/>
          <w:marTop w:val="0"/>
          <w:marBottom w:val="0"/>
          <w:divBdr>
            <w:top w:val="none" w:sz="0" w:space="0" w:color="auto"/>
            <w:left w:val="none" w:sz="0" w:space="0" w:color="auto"/>
            <w:bottom w:val="none" w:sz="0" w:space="0" w:color="auto"/>
            <w:right w:val="none" w:sz="0" w:space="0" w:color="auto"/>
          </w:divBdr>
          <w:divsChild>
            <w:div w:id="460657365">
              <w:marLeft w:val="0"/>
              <w:marRight w:val="0"/>
              <w:marTop w:val="0"/>
              <w:marBottom w:val="0"/>
              <w:divBdr>
                <w:top w:val="none" w:sz="0" w:space="0" w:color="auto"/>
                <w:left w:val="none" w:sz="0" w:space="0" w:color="auto"/>
                <w:bottom w:val="none" w:sz="0" w:space="0" w:color="auto"/>
                <w:right w:val="none" w:sz="0" w:space="0" w:color="auto"/>
              </w:divBdr>
              <w:divsChild>
                <w:div w:id="848373373">
                  <w:marLeft w:val="0"/>
                  <w:marRight w:val="0"/>
                  <w:marTop w:val="0"/>
                  <w:marBottom w:val="0"/>
                  <w:divBdr>
                    <w:top w:val="none" w:sz="0" w:space="0" w:color="auto"/>
                    <w:left w:val="none" w:sz="0" w:space="0" w:color="auto"/>
                    <w:bottom w:val="none" w:sz="0" w:space="0" w:color="auto"/>
                    <w:right w:val="none" w:sz="0" w:space="0" w:color="auto"/>
                  </w:divBdr>
                  <w:divsChild>
                    <w:div w:id="1971205105">
                      <w:marLeft w:val="0"/>
                      <w:marRight w:val="0"/>
                      <w:marTop w:val="0"/>
                      <w:marBottom w:val="0"/>
                      <w:divBdr>
                        <w:top w:val="none" w:sz="0" w:space="0" w:color="auto"/>
                        <w:left w:val="none" w:sz="0" w:space="0" w:color="auto"/>
                        <w:bottom w:val="none" w:sz="0" w:space="0" w:color="auto"/>
                        <w:right w:val="none" w:sz="0" w:space="0" w:color="auto"/>
                      </w:divBdr>
                      <w:divsChild>
                        <w:div w:id="1612858696">
                          <w:marLeft w:val="0"/>
                          <w:marRight w:val="0"/>
                          <w:marTop w:val="0"/>
                          <w:marBottom w:val="0"/>
                          <w:divBdr>
                            <w:top w:val="none" w:sz="0" w:space="0" w:color="auto"/>
                            <w:left w:val="none" w:sz="0" w:space="0" w:color="auto"/>
                            <w:bottom w:val="none" w:sz="0" w:space="0" w:color="auto"/>
                            <w:right w:val="none" w:sz="0" w:space="0" w:color="auto"/>
                          </w:divBdr>
                          <w:divsChild>
                            <w:div w:id="23273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300424">
      <w:bodyDiv w:val="1"/>
      <w:marLeft w:val="0"/>
      <w:marRight w:val="0"/>
      <w:marTop w:val="0"/>
      <w:marBottom w:val="0"/>
      <w:divBdr>
        <w:top w:val="none" w:sz="0" w:space="0" w:color="auto"/>
        <w:left w:val="none" w:sz="0" w:space="0" w:color="auto"/>
        <w:bottom w:val="none" w:sz="0" w:space="0" w:color="auto"/>
        <w:right w:val="none" w:sz="0" w:space="0" w:color="auto"/>
      </w:divBdr>
    </w:div>
    <w:div w:id="1813713722">
      <w:bodyDiv w:val="1"/>
      <w:marLeft w:val="0"/>
      <w:marRight w:val="0"/>
      <w:marTop w:val="0"/>
      <w:marBottom w:val="0"/>
      <w:divBdr>
        <w:top w:val="none" w:sz="0" w:space="0" w:color="auto"/>
        <w:left w:val="none" w:sz="0" w:space="0" w:color="auto"/>
        <w:bottom w:val="none" w:sz="0" w:space="0" w:color="auto"/>
        <w:right w:val="none" w:sz="0" w:space="0" w:color="auto"/>
      </w:divBdr>
    </w:div>
    <w:div w:id="1816098946">
      <w:bodyDiv w:val="1"/>
      <w:marLeft w:val="0"/>
      <w:marRight w:val="0"/>
      <w:marTop w:val="0"/>
      <w:marBottom w:val="0"/>
      <w:divBdr>
        <w:top w:val="none" w:sz="0" w:space="0" w:color="auto"/>
        <w:left w:val="none" w:sz="0" w:space="0" w:color="auto"/>
        <w:bottom w:val="none" w:sz="0" w:space="0" w:color="auto"/>
        <w:right w:val="none" w:sz="0" w:space="0" w:color="auto"/>
      </w:divBdr>
    </w:div>
    <w:div w:id="1821073037">
      <w:bodyDiv w:val="1"/>
      <w:marLeft w:val="0"/>
      <w:marRight w:val="0"/>
      <w:marTop w:val="0"/>
      <w:marBottom w:val="0"/>
      <w:divBdr>
        <w:top w:val="none" w:sz="0" w:space="0" w:color="auto"/>
        <w:left w:val="none" w:sz="0" w:space="0" w:color="auto"/>
        <w:bottom w:val="none" w:sz="0" w:space="0" w:color="auto"/>
        <w:right w:val="none" w:sz="0" w:space="0" w:color="auto"/>
      </w:divBdr>
    </w:div>
    <w:div w:id="1824811517">
      <w:bodyDiv w:val="1"/>
      <w:marLeft w:val="0"/>
      <w:marRight w:val="0"/>
      <w:marTop w:val="0"/>
      <w:marBottom w:val="0"/>
      <w:divBdr>
        <w:top w:val="none" w:sz="0" w:space="0" w:color="auto"/>
        <w:left w:val="none" w:sz="0" w:space="0" w:color="auto"/>
        <w:bottom w:val="none" w:sz="0" w:space="0" w:color="auto"/>
        <w:right w:val="none" w:sz="0" w:space="0" w:color="auto"/>
      </w:divBdr>
    </w:div>
    <w:div w:id="1833833519">
      <w:bodyDiv w:val="1"/>
      <w:marLeft w:val="0"/>
      <w:marRight w:val="0"/>
      <w:marTop w:val="0"/>
      <w:marBottom w:val="0"/>
      <w:divBdr>
        <w:top w:val="none" w:sz="0" w:space="0" w:color="auto"/>
        <w:left w:val="none" w:sz="0" w:space="0" w:color="auto"/>
        <w:bottom w:val="none" w:sz="0" w:space="0" w:color="auto"/>
        <w:right w:val="none" w:sz="0" w:space="0" w:color="auto"/>
      </w:divBdr>
    </w:div>
    <w:div w:id="1834636260">
      <w:bodyDiv w:val="1"/>
      <w:marLeft w:val="0"/>
      <w:marRight w:val="0"/>
      <w:marTop w:val="0"/>
      <w:marBottom w:val="0"/>
      <w:divBdr>
        <w:top w:val="none" w:sz="0" w:space="0" w:color="auto"/>
        <w:left w:val="none" w:sz="0" w:space="0" w:color="auto"/>
        <w:bottom w:val="none" w:sz="0" w:space="0" w:color="auto"/>
        <w:right w:val="none" w:sz="0" w:space="0" w:color="auto"/>
      </w:divBdr>
      <w:divsChild>
        <w:div w:id="653918374">
          <w:marLeft w:val="0"/>
          <w:marRight w:val="0"/>
          <w:marTop w:val="0"/>
          <w:marBottom w:val="0"/>
          <w:divBdr>
            <w:top w:val="none" w:sz="0" w:space="0" w:color="auto"/>
            <w:left w:val="none" w:sz="0" w:space="0" w:color="auto"/>
            <w:bottom w:val="none" w:sz="0" w:space="0" w:color="auto"/>
            <w:right w:val="none" w:sz="0" w:space="0" w:color="auto"/>
          </w:divBdr>
          <w:divsChild>
            <w:div w:id="860633003">
              <w:marLeft w:val="0"/>
              <w:marRight w:val="0"/>
              <w:marTop w:val="0"/>
              <w:marBottom w:val="0"/>
              <w:divBdr>
                <w:top w:val="none" w:sz="0" w:space="0" w:color="auto"/>
                <w:left w:val="none" w:sz="0" w:space="0" w:color="auto"/>
                <w:bottom w:val="none" w:sz="0" w:space="0" w:color="auto"/>
                <w:right w:val="none" w:sz="0" w:space="0" w:color="auto"/>
              </w:divBdr>
              <w:divsChild>
                <w:div w:id="339042392">
                  <w:marLeft w:val="0"/>
                  <w:marRight w:val="0"/>
                  <w:marTop w:val="0"/>
                  <w:marBottom w:val="0"/>
                  <w:divBdr>
                    <w:top w:val="none" w:sz="0" w:space="0" w:color="auto"/>
                    <w:left w:val="none" w:sz="0" w:space="0" w:color="auto"/>
                    <w:bottom w:val="none" w:sz="0" w:space="0" w:color="auto"/>
                    <w:right w:val="none" w:sz="0" w:space="0" w:color="auto"/>
                  </w:divBdr>
                  <w:divsChild>
                    <w:div w:id="1316841019">
                      <w:marLeft w:val="0"/>
                      <w:marRight w:val="0"/>
                      <w:marTop w:val="0"/>
                      <w:marBottom w:val="0"/>
                      <w:divBdr>
                        <w:top w:val="none" w:sz="0" w:space="0" w:color="auto"/>
                        <w:left w:val="none" w:sz="0" w:space="0" w:color="auto"/>
                        <w:bottom w:val="none" w:sz="0" w:space="0" w:color="auto"/>
                        <w:right w:val="none" w:sz="0" w:space="0" w:color="auto"/>
                      </w:divBdr>
                      <w:divsChild>
                        <w:div w:id="507061376">
                          <w:marLeft w:val="0"/>
                          <w:marRight w:val="0"/>
                          <w:marTop w:val="0"/>
                          <w:marBottom w:val="0"/>
                          <w:divBdr>
                            <w:top w:val="none" w:sz="0" w:space="0" w:color="auto"/>
                            <w:left w:val="none" w:sz="0" w:space="0" w:color="auto"/>
                            <w:bottom w:val="none" w:sz="0" w:space="0" w:color="auto"/>
                            <w:right w:val="none" w:sz="0" w:space="0" w:color="auto"/>
                          </w:divBdr>
                          <w:divsChild>
                            <w:div w:id="145221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591637">
      <w:bodyDiv w:val="1"/>
      <w:marLeft w:val="0"/>
      <w:marRight w:val="0"/>
      <w:marTop w:val="0"/>
      <w:marBottom w:val="0"/>
      <w:divBdr>
        <w:top w:val="none" w:sz="0" w:space="0" w:color="auto"/>
        <w:left w:val="none" w:sz="0" w:space="0" w:color="auto"/>
        <w:bottom w:val="none" w:sz="0" w:space="0" w:color="auto"/>
        <w:right w:val="none" w:sz="0" w:space="0" w:color="auto"/>
      </w:divBdr>
    </w:div>
    <w:div w:id="1853837250">
      <w:bodyDiv w:val="1"/>
      <w:marLeft w:val="0"/>
      <w:marRight w:val="0"/>
      <w:marTop w:val="0"/>
      <w:marBottom w:val="0"/>
      <w:divBdr>
        <w:top w:val="none" w:sz="0" w:space="0" w:color="auto"/>
        <w:left w:val="none" w:sz="0" w:space="0" w:color="auto"/>
        <w:bottom w:val="none" w:sz="0" w:space="0" w:color="auto"/>
        <w:right w:val="none" w:sz="0" w:space="0" w:color="auto"/>
      </w:divBdr>
    </w:div>
    <w:div w:id="1856655699">
      <w:bodyDiv w:val="1"/>
      <w:marLeft w:val="0"/>
      <w:marRight w:val="0"/>
      <w:marTop w:val="0"/>
      <w:marBottom w:val="0"/>
      <w:divBdr>
        <w:top w:val="none" w:sz="0" w:space="0" w:color="auto"/>
        <w:left w:val="none" w:sz="0" w:space="0" w:color="auto"/>
        <w:bottom w:val="none" w:sz="0" w:space="0" w:color="auto"/>
        <w:right w:val="none" w:sz="0" w:space="0" w:color="auto"/>
      </w:divBdr>
      <w:divsChild>
        <w:div w:id="1771775365">
          <w:marLeft w:val="0"/>
          <w:marRight w:val="0"/>
          <w:marTop w:val="0"/>
          <w:marBottom w:val="0"/>
          <w:divBdr>
            <w:top w:val="none" w:sz="0" w:space="0" w:color="auto"/>
            <w:left w:val="none" w:sz="0" w:space="0" w:color="auto"/>
            <w:bottom w:val="none" w:sz="0" w:space="0" w:color="auto"/>
            <w:right w:val="none" w:sz="0" w:space="0" w:color="auto"/>
          </w:divBdr>
          <w:divsChild>
            <w:div w:id="626593652">
              <w:marLeft w:val="0"/>
              <w:marRight w:val="0"/>
              <w:marTop w:val="0"/>
              <w:marBottom w:val="0"/>
              <w:divBdr>
                <w:top w:val="none" w:sz="0" w:space="0" w:color="auto"/>
                <w:left w:val="none" w:sz="0" w:space="0" w:color="auto"/>
                <w:bottom w:val="none" w:sz="0" w:space="0" w:color="auto"/>
                <w:right w:val="none" w:sz="0" w:space="0" w:color="auto"/>
              </w:divBdr>
              <w:divsChild>
                <w:div w:id="934678720">
                  <w:marLeft w:val="0"/>
                  <w:marRight w:val="0"/>
                  <w:marTop w:val="0"/>
                  <w:marBottom w:val="0"/>
                  <w:divBdr>
                    <w:top w:val="none" w:sz="0" w:space="0" w:color="auto"/>
                    <w:left w:val="none" w:sz="0" w:space="0" w:color="auto"/>
                    <w:bottom w:val="none" w:sz="0" w:space="0" w:color="auto"/>
                    <w:right w:val="none" w:sz="0" w:space="0" w:color="auto"/>
                  </w:divBdr>
                  <w:divsChild>
                    <w:div w:id="81487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77097">
          <w:marLeft w:val="0"/>
          <w:marRight w:val="0"/>
          <w:marTop w:val="0"/>
          <w:marBottom w:val="0"/>
          <w:divBdr>
            <w:top w:val="none" w:sz="0" w:space="0" w:color="auto"/>
            <w:left w:val="none" w:sz="0" w:space="0" w:color="auto"/>
            <w:bottom w:val="none" w:sz="0" w:space="0" w:color="auto"/>
            <w:right w:val="none" w:sz="0" w:space="0" w:color="auto"/>
          </w:divBdr>
          <w:divsChild>
            <w:div w:id="1214273135">
              <w:marLeft w:val="0"/>
              <w:marRight w:val="0"/>
              <w:marTop w:val="0"/>
              <w:marBottom w:val="0"/>
              <w:divBdr>
                <w:top w:val="none" w:sz="0" w:space="0" w:color="auto"/>
                <w:left w:val="none" w:sz="0" w:space="0" w:color="auto"/>
                <w:bottom w:val="none" w:sz="0" w:space="0" w:color="auto"/>
                <w:right w:val="none" w:sz="0" w:space="0" w:color="auto"/>
              </w:divBdr>
              <w:divsChild>
                <w:div w:id="1719159068">
                  <w:marLeft w:val="0"/>
                  <w:marRight w:val="0"/>
                  <w:marTop w:val="0"/>
                  <w:marBottom w:val="0"/>
                  <w:divBdr>
                    <w:top w:val="none" w:sz="0" w:space="0" w:color="auto"/>
                    <w:left w:val="none" w:sz="0" w:space="0" w:color="auto"/>
                    <w:bottom w:val="none" w:sz="0" w:space="0" w:color="auto"/>
                    <w:right w:val="none" w:sz="0" w:space="0" w:color="auto"/>
                  </w:divBdr>
                  <w:divsChild>
                    <w:div w:id="210063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860388">
      <w:bodyDiv w:val="1"/>
      <w:marLeft w:val="0"/>
      <w:marRight w:val="0"/>
      <w:marTop w:val="0"/>
      <w:marBottom w:val="0"/>
      <w:divBdr>
        <w:top w:val="none" w:sz="0" w:space="0" w:color="auto"/>
        <w:left w:val="none" w:sz="0" w:space="0" w:color="auto"/>
        <w:bottom w:val="none" w:sz="0" w:space="0" w:color="auto"/>
        <w:right w:val="none" w:sz="0" w:space="0" w:color="auto"/>
      </w:divBdr>
    </w:div>
    <w:div w:id="1874341071">
      <w:bodyDiv w:val="1"/>
      <w:marLeft w:val="0"/>
      <w:marRight w:val="0"/>
      <w:marTop w:val="0"/>
      <w:marBottom w:val="0"/>
      <w:divBdr>
        <w:top w:val="none" w:sz="0" w:space="0" w:color="auto"/>
        <w:left w:val="none" w:sz="0" w:space="0" w:color="auto"/>
        <w:bottom w:val="none" w:sz="0" w:space="0" w:color="auto"/>
        <w:right w:val="none" w:sz="0" w:space="0" w:color="auto"/>
      </w:divBdr>
    </w:div>
    <w:div w:id="1879850522">
      <w:bodyDiv w:val="1"/>
      <w:marLeft w:val="0"/>
      <w:marRight w:val="0"/>
      <w:marTop w:val="0"/>
      <w:marBottom w:val="0"/>
      <w:divBdr>
        <w:top w:val="none" w:sz="0" w:space="0" w:color="auto"/>
        <w:left w:val="none" w:sz="0" w:space="0" w:color="auto"/>
        <w:bottom w:val="none" w:sz="0" w:space="0" w:color="auto"/>
        <w:right w:val="none" w:sz="0" w:space="0" w:color="auto"/>
      </w:divBdr>
      <w:divsChild>
        <w:div w:id="638729780">
          <w:marLeft w:val="0"/>
          <w:marRight w:val="0"/>
          <w:marTop w:val="0"/>
          <w:marBottom w:val="0"/>
          <w:divBdr>
            <w:top w:val="none" w:sz="0" w:space="0" w:color="auto"/>
            <w:left w:val="none" w:sz="0" w:space="0" w:color="auto"/>
            <w:bottom w:val="none" w:sz="0" w:space="0" w:color="auto"/>
            <w:right w:val="none" w:sz="0" w:space="0" w:color="auto"/>
          </w:divBdr>
          <w:divsChild>
            <w:div w:id="562563487">
              <w:marLeft w:val="0"/>
              <w:marRight w:val="0"/>
              <w:marTop w:val="0"/>
              <w:marBottom w:val="0"/>
              <w:divBdr>
                <w:top w:val="none" w:sz="0" w:space="0" w:color="auto"/>
                <w:left w:val="none" w:sz="0" w:space="0" w:color="auto"/>
                <w:bottom w:val="none" w:sz="0" w:space="0" w:color="auto"/>
                <w:right w:val="none" w:sz="0" w:space="0" w:color="auto"/>
              </w:divBdr>
              <w:divsChild>
                <w:div w:id="384107104">
                  <w:marLeft w:val="0"/>
                  <w:marRight w:val="0"/>
                  <w:marTop w:val="0"/>
                  <w:marBottom w:val="0"/>
                  <w:divBdr>
                    <w:top w:val="none" w:sz="0" w:space="0" w:color="auto"/>
                    <w:left w:val="none" w:sz="0" w:space="0" w:color="auto"/>
                    <w:bottom w:val="none" w:sz="0" w:space="0" w:color="auto"/>
                    <w:right w:val="none" w:sz="0" w:space="0" w:color="auto"/>
                  </w:divBdr>
                  <w:divsChild>
                    <w:div w:id="1178039345">
                      <w:marLeft w:val="0"/>
                      <w:marRight w:val="0"/>
                      <w:marTop w:val="0"/>
                      <w:marBottom w:val="0"/>
                      <w:divBdr>
                        <w:top w:val="none" w:sz="0" w:space="0" w:color="auto"/>
                        <w:left w:val="none" w:sz="0" w:space="0" w:color="auto"/>
                        <w:bottom w:val="none" w:sz="0" w:space="0" w:color="auto"/>
                        <w:right w:val="none" w:sz="0" w:space="0" w:color="auto"/>
                      </w:divBdr>
                      <w:divsChild>
                        <w:div w:id="283583018">
                          <w:marLeft w:val="0"/>
                          <w:marRight w:val="0"/>
                          <w:marTop w:val="0"/>
                          <w:marBottom w:val="0"/>
                          <w:divBdr>
                            <w:top w:val="none" w:sz="0" w:space="0" w:color="auto"/>
                            <w:left w:val="none" w:sz="0" w:space="0" w:color="auto"/>
                            <w:bottom w:val="none" w:sz="0" w:space="0" w:color="auto"/>
                            <w:right w:val="none" w:sz="0" w:space="0" w:color="auto"/>
                          </w:divBdr>
                          <w:divsChild>
                            <w:div w:id="97710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747172">
      <w:bodyDiv w:val="1"/>
      <w:marLeft w:val="0"/>
      <w:marRight w:val="0"/>
      <w:marTop w:val="0"/>
      <w:marBottom w:val="0"/>
      <w:divBdr>
        <w:top w:val="none" w:sz="0" w:space="0" w:color="auto"/>
        <w:left w:val="none" w:sz="0" w:space="0" w:color="auto"/>
        <w:bottom w:val="none" w:sz="0" w:space="0" w:color="auto"/>
        <w:right w:val="none" w:sz="0" w:space="0" w:color="auto"/>
      </w:divBdr>
    </w:div>
    <w:div w:id="1907909541">
      <w:bodyDiv w:val="1"/>
      <w:marLeft w:val="0"/>
      <w:marRight w:val="0"/>
      <w:marTop w:val="0"/>
      <w:marBottom w:val="0"/>
      <w:divBdr>
        <w:top w:val="none" w:sz="0" w:space="0" w:color="auto"/>
        <w:left w:val="none" w:sz="0" w:space="0" w:color="auto"/>
        <w:bottom w:val="none" w:sz="0" w:space="0" w:color="auto"/>
        <w:right w:val="none" w:sz="0" w:space="0" w:color="auto"/>
      </w:divBdr>
    </w:div>
    <w:div w:id="1913080201">
      <w:bodyDiv w:val="1"/>
      <w:marLeft w:val="0"/>
      <w:marRight w:val="0"/>
      <w:marTop w:val="0"/>
      <w:marBottom w:val="0"/>
      <w:divBdr>
        <w:top w:val="none" w:sz="0" w:space="0" w:color="auto"/>
        <w:left w:val="none" w:sz="0" w:space="0" w:color="auto"/>
        <w:bottom w:val="none" w:sz="0" w:space="0" w:color="auto"/>
        <w:right w:val="none" w:sz="0" w:space="0" w:color="auto"/>
      </w:divBdr>
      <w:divsChild>
        <w:div w:id="962542469">
          <w:marLeft w:val="0"/>
          <w:marRight w:val="0"/>
          <w:marTop w:val="0"/>
          <w:marBottom w:val="0"/>
          <w:divBdr>
            <w:top w:val="none" w:sz="0" w:space="0" w:color="auto"/>
            <w:left w:val="none" w:sz="0" w:space="0" w:color="auto"/>
            <w:bottom w:val="none" w:sz="0" w:space="0" w:color="auto"/>
            <w:right w:val="none" w:sz="0" w:space="0" w:color="auto"/>
          </w:divBdr>
          <w:divsChild>
            <w:div w:id="125322139">
              <w:marLeft w:val="0"/>
              <w:marRight w:val="0"/>
              <w:marTop w:val="0"/>
              <w:marBottom w:val="0"/>
              <w:divBdr>
                <w:top w:val="none" w:sz="0" w:space="0" w:color="auto"/>
                <w:left w:val="none" w:sz="0" w:space="0" w:color="auto"/>
                <w:bottom w:val="none" w:sz="0" w:space="0" w:color="auto"/>
                <w:right w:val="none" w:sz="0" w:space="0" w:color="auto"/>
              </w:divBdr>
              <w:divsChild>
                <w:div w:id="267202780">
                  <w:marLeft w:val="0"/>
                  <w:marRight w:val="0"/>
                  <w:marTop w:val="0"/>
                  <w:marBottom w:val="0"/>
                  <w:divBdr>
                    <w:top w:val="none" w:sz="0" w:space="0" w:color="auto"/>
                    <w:left w:val="none" w:sz="0" w:space="0" w:color="auto"/>
                    <w:bottom w:val="none" w:sz="0" w:space="0" w:color="auto"/>
                    <w:right w:val="none" w:sz="0" w:space="0" w:color="auto"/>
                  </w:divBdr>
                  <w:divsChild>
                    <w:div w:id="685014005">
                      <w:marLeft w:val="0"/>
                      <w:marRight w:val="0"/>
                      <w:marTop w:val="0"/>
                      <w:marBottom w:val="0"/>
                      <w:divBdr>
                        <w:top w:val="none" w:sz="0" w:space="0" w:color="auto"/>
                        <w:left w:val="none" w:sz="0" w:space="0" w:color="auto"/>
                        <w:bottom w:val="none" w:sz="0" w:space="0" w:color="auto"/>
                        <w:right w:val="none" w:sz="0" w:space="0" w:color="auto"/>
                      </w:divBdr>
                      <w:divsChild>
                        <w:div w:id="1370566810">
                          <w:marLeft w:val="0"/>
                          <w:marRight w:val="0"/>
                          <w:marTop w:val="0"/>
                          <w:marBottom w:val="0"/>
                          <w:divBdr>
                            <w:top w:val="none" w:sz="0" w:space="0" w:color="auto"/>
                            <w:left w:val="none" w:sz="0" w:space="0" w:color="auto"/>
                            <w:bottom w:val="none" w:sz="0" w:space="0" w:color="auto"/>
                            <w:right w:val="none" w:sz="0" w:space="0" w:color="auto"/>
                          </w:divBdr>
                          <w:divsChild>
                            <w:div w:id="17763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429731">
      <w:bodyDiv w:val="1"/>
      <w:marLeft w:val="0"/>
      <w:marRight w:val="0"/>
      <w:marTop w:val="0"/>
      <w:marBottom w:val="0"/>
      <w:divBdr>
        <w:top w:val="none" w:sz="0" w:space="0" w:color="auto"/>
        <w:left w:val="none" w:sz="0" w:space="0" w:color="auto"/>
        <w:bottom w:val="none" w:sz="0" w:space="0" w:color="auto"/>
        <w:right w:val="none" w:sz="0" w:space="0" w:color="auto"/>
      </w:divBdr>
    </w:div>
    <w:div w:id="1960719916">
      <w:bodyDiv w:val="1"/>
      <w:marLeft w:val="0"/>
      <w:marRight w:val="0"/>
      <w:marTop w:val="0"/>
      <w:marBottom w:val="0"/>
      <w:divBdr>
        <w:top w:val="none" w:sz="0" w:space="0" w:color="auto"/>
        <w:left w:val="none" w:sz="0" w:space="0" w:color="auto"/>
        <w:bottom w:val="none" w:sz="0" w:space="0" w:color="auto"/>
        <w:right w:val="none" w:sz="0" w:space="0" w:color="auto"/>
      </w:divBdr>
      <w:divsChild>
        <w:div w:id="130679516">
          <w:marLeft w:val="0"/>
          <w:marRight w:val="0"/>
          <w:marTop w:val="0"/>
          <w:marBottom w:val="0"/>
          <w:divBdr>
            <w:top w:val="none" w:sz="0" w:space="0" w:color="auto"/>
            <w:left w:val="none" w:sz="0" w:space="0" w:color="auto"/>
            <w:bottom w:val="none" w:sz="0" w:space="0" w:color="auto"/>
            <w:right w:val="none" w:sz="0" w:space="0" w:color="auto"/>
          </w:divBdr>
          <w:divsChild>
            <w:div w:id="1426417071">
              <w:marLeft w:val="0"/>
              <w:marRight w:val="0"/>
              <w:marTop w:val="0"/>
              <w:marBottom w:val="0"/>
              <w:divBdr>
                <w:top w:val="none" w:sz="0" w:space="0" w:color="auto"/>
                <w:left w:val="none" w:sz="0" w:space="0" w:color="auto"/>
                <w:bottom w:val="none" w:sz="0" w:space="0" w:color="auto"/>
                <w:right w:val="none" w:sz="0" w:space="0" w:color="auto"/>
              </w:divBdr>
              <w:divsChild>
                <w:div w:id="660498638">
                  <w:marLeft w:val="0"/>
                  <w:marRight w:val="0"/>
                  <w:marTop w:val="0"/>
                  <w:marBottom w:val="0"/>
                  <w:divBdr>
                    <w:top w:val="none" w:sz="0" w:space="0" w:color="auto"/>
                    <w:left w:val="none" w:sz="0" w:space="0" w:color="auto"/>
                    <w:bottom w:val="none" w:sz="0" w:space="0" w:color="auto"/>
                    <w:right w:val="none" w:sz="0" w:space="0" w:color="auto"/>
                  </w:divBdr>
                  <w:divsChild>
                    <w:div w:id="1982617634">
                      <w:marLeft w:val="0"/>
                      <w:marRight w:val="0"/>
                      <w:marTop w:val="0"/>
                      <w:marBottom w:val="0"/>
                      <w:divBdr>
                        <w:top w:val="none" w:sz="0" w:space="0" w:color="auto"/>
                        <w:left w:val="none" w:sz="0" w:space="0" w:color="auto"/>
                        <w:bottom w:val="none" w:sz="0" w:space="0" w:color="auto"/>
                        <w:right w:val="none" w:sz="0" w:space="0" w:color="auto"/>
                      </w:divBdr>
                      <w:divsChild>
                        <w:div w:id="677002040">
                          <w:marLeft w:val="0"/>
                          <w:marRight w:val="0"/>
                          <w:marTop w:val="0"/>
                          <w:marBottom w:val="0"/>
                          <w:divBdr>
                            <w:top w:val="none" w:sz="0" w:space="0" w:color="auto"/>
                            <w:left w:val="none" w:sz="0" w:space="0" w:color="auto"/>
                            <w:bottom w:val="none" w:sz="0" w:space="0" w:color="auto"/>
                            <w:right w:val="none" w:sz="0" w:space="0" w:color="auto"/>
                          </w:divBdr>
                          <w:divsChild>
                            <w:div w:id="34278632">
                              <w:marLeft w:val="0"/>
                              <w:marRight w:val="0"/>
                              <w:marTop w:val="0"/>
                              <w:marBottom w:val="0"/>
                              <w:divBdr>
                                <w:top w:val="none" w:sz="0" w:space="0" w:color="auto"/>
                                <w:left w:val="none" w:sz="0" w:space="0" w:color="auto"/>
                                <w:bottom w:val="none" w:sz="0" w:space="0" w:color="auto"/>
                                <w:right w:val="none" w:sz="0" w:space="0" w:color="auto"/>
                              </w:divBdr>
                              <w:divsChild>
                                <w:div w:id="1751385098">
                                  <w:marLeft w:val="0"/>
                                  <w:marRight w:val="0"/>
                                  <w:marTop w:val="0"/>
                                  <w:marBottom w:val="0"/>
                                  <w:divBdr>
                                    <w:top w:val="none" w:sz="0" w:space="0" w:color="auto"/>
                                    <w:left w:val="none" w:sz="0" w:space="0" w:color="auto"/>
                                    <w:bottom w:val="none" w:sz="0" w:space="0" w:color="auto"/>
                                    <w:right w:val="none" w:sz="0" w:space="0" w:color="auto"/>
                                  </w:divBdr>
                                  <w:divsChild>
                                    <w:div w:id="805243394">
                                      <w:marLeft w:val="0"/>
                                      <w:marRight w:val="0"/>
                                      <w:marTop w:val="0"/>
                                      <w:marBottom w:val="0"/>
                                      <w:divBdr>
                                        <w:top w:val="none" w:sz="0" w:space="0" w:color="auto"/>
                                        <w:left w:val="none" w:sz="0" w:space="0" w:color="auto"/>
                                        <w:bottom w:val="none" w:sz="0" w:space="0" w:color="auto"/>
                                        <w:right w:val="none" w:sz="0" w:space="0" w:color="auto"/>
                                      </w:divBdr>
                                      <w:divsChild>
                                        <w:div w:id="1236355458">
                                          <w:marLeft w:val="0"/>
                                          <w:marRight w:val="0"/>
                                          <w:marTop w:val="0"/>
                                          <w:marBottom w:val="0"/>
                                          <w:divBdr>
                                            <w:top w:val="none" w:sz="0" w:space="0" w:color="auto"/>
                                            <w:left w:val="none" w:sz="0" w:space="0" w:color="auto"/>
                                            <w:bottom w:val="none" w:sz="0" w:space="0" w:color="auto"/>
                                            <w:right w:val="none" w:sz="0" w:space="0" w:color="auto"/>
                                          </w:divBdr>
                                          <w:divsChild>
                                            <w:div w:id="68774512">
                                              <w:marLeft w:val="0"/>
                                              <w:marRight w:val="0"/>
                                              <w:marTop w:val="0"/>
                                              <w:marBottom w:val="0"/>
                                              <w:divBdr>
                                                <w:top w:val="none" w:sz="0" w:space="0" w:color="auto"/>
                                                <w:left w:val="none" w:sz="0" w:space="0" w:color="auto"/>
                                                <w:bottom w:val="none" w:sz="0" w:space="0" w:color="auto"/>
                                                <w:right w:val="none" w:sz="0" w:space="0" w:color="auto"/>
                                              </w:divBdr>
                                              <w:divsChild>
                                                <w:div w:id="1342584919">
                                                  <w:marLeft w:val="0"/>
                                                  <w:marRight w:val="0"/>
                                                  <w:marTop w:val="0"/>
                                                  <w:marBottom w:val="0"/>
                                                  <w:divBdr>
                                                    <w:top w:val="none" w:sz="0" w:space="0" w:color="auto"/>
                                                    <w:left w:val="none" w:sz="0" w:space="0" w:color="auto"/>
                                                    <w:bottom w:val="none" w:sz="0" w:space="0" w:color="auto"/>
                                                    <w:right w:val="none" w:sz="0" w:space="0" w:color="auto"/>
                                                  </w:divBdr>
                                                  <w:divsChild>
                                                    <w:div w:id="1881358759">
                                                      <w:marLeft w:val="0"/>
                                                      <w:marRight w:val="0"/>
                                                      <w:marTop w:val="0"/>
                                                      <w:marBottom w:val="0"/>
                                                      <w:divBdr>
                                                        <w:top w:val="none" w:sz="0" w:space="0" w:color="auto"/>
                                                        <w:left w:val="none" w:sz="0" w:space="0" w:color="auto"/>
                                                        <w:bottom w:val="none" w:sz="0" w:space="0" w:color="auto"/>
                                                        <w:right w:val="none" w:sz="0" w:space="0" w:color="auto"/>
                                                      </w:divBdr>
                                                      <w:divsChild>
                                                        <w:div w:id="195404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379587">
                                              <w:marLeft w:val="0"/>
                                              <w:marRight w:val="0"/>
                                              <w:marTop w:val="0"/>
                                              <w:marBottom w:val="0"/>
                                              <w:divBdr>
                                                <w:top w:val="none" w:sz="0" w:space="0" w:color="auto"/>
                                                <w:left w:val="none" w:sz="0" w:space="0" w:color="auto"/>
                                                <w:bottom w:val="none" w:sz="0" w:space="0" w:color="auto"/>
                                                <w:right w:val="none" w:sz="0" w:space="0" w:color="auto"/>
                                              </w:divBdr>
                                              <w:divsChild>
                                                <w:div w:id="535123241">
                                                  <w:marLeft w:val="0"/>
                                                  <w:marRight w:val="0"/>
                                                  <w:marTop w:val="0"/>
                                                  <w:marBottom w:val="0"/>
                                                  <w:divBdr>
                                                    <w:top w:val="none" w:sz="0" w:space="0" w:color="auto"/>
                                                    <w:left w:val="none" w:sz="0" w:space="0" w:color="auto"/>
                                                    <w:bottom w:val="none" w:sz="0" w:space="0" w:color="auto"/>
                                                    <w:right w:val="none" w:sz="0" w:space="0" w:color="auto"/>
                                                  </w:divBdr>
                                                  <w:divsChild>
                                                    <w:div w:id="1328484057">
                                                      <w:marLeft w:val="0"/>
                                                      <w:marRight w:val="0"/>
                                                      <w:marTop w:val="0"/>
                                                      <w:marBottom w:val="0"/>
                                                      <w:divBdr>
                                                        <w:top w:val="none" w:sz="0" w:space="0" w:color="auto"/>
                                                        <w:left w:val="none" w:sz="0" w:space="0" w:color="auto"/>
                                                        <w:bottom w:val="none" w:sz="0" w:space="0" w:color="auto"/>
                                                        <w:right w:val="none" w:sz="0" w:space="0" w:color="auto"/>
                                                      </w:divBdr>
                                                      <w:divsChild>
                                                        <w:div w:id="207254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605699">
          <w:marLeft w:val="0"/>
          <w:marRight w:val="0"/>
          <w:marTop w:val="0"/>
          <w:marBottom w:val="0"/>
          <w:divBdr>
            <w:top w:val="none" w:sz="0" w:space="0" w:color="auto"/>
            <w:left w:val="none" w:sz="0" w:space="0" w:color="auto"/>
            <w:bottom w:val="none" w:sz="0" w:space="0" w:color="auto"/>
            <w:right w:val="none" w:sz="0" w:space="0" w:color="auto"/>
          </w:divBdr>
          <w:divsChild>
            <w:div w:id="863133494">
              <w:marLeft w:val="0"/>
              <w:marRight w:val="0"/>
              <w:marTop w:val="0"/>
              <w:marBottom w:val="0"/>
              <w:divBdr>
                <w:top w:val="none" w:sz="0" w:space="0" w:color="auto"/>
                <w:left w:val="none" w:sz="0" w:space="0" w:color="auto"/>
                <w:bottom w:val="none" w:sz="0" w:space="0" w:color="auto"/>
                <w:right w:val="none" w:sz="0" w:space="0" w:color="auto"/>
              </w:divBdr>
              <w:divsChild>
                <w:div w:id="853959762">
                  <w:marLeft w:val="0"/>
                  <w:marRight w:val="0"/>
                  <w:marTop w:val="0"/>
                  <w:marBottom w:val="0"/>
                  <w:divBdr>
                    <w:top w:val="none" w:sz="0" w:space="0" w:color="auto"/>
                    <w:left w:val="none" w:sz="0" w:space="0" w:color="auto"/>
                    <w:bottom w:val="none" w:sz="0" w:space="0" w:color="auto"/>
                    <w:right w:val="none" w:sz="0" w:space="0" w:color="auto"/>
                  </w:divBdr>
                  <w:divsChild>
                    <w:div w:id="203836332">
                      <w:marLeft w:val="0"/>
                      <w:marRight w:val="0"/>
                      <w:marTop w:val="0"/>
                      <w:marBottom w:val="0"/>
                      <w:divBdr>
                        <w:top w:val="none" w:sz="0" w:space="0" w:color="auto"/>
                        <w:left w:val="none" w:sz="0" w:space="0" w:color="auto"/>
                        <w:bottom w:val="none" w:sz="0" w:space="0" w:color="auto"/>
                        <w:right w:val="none" w:sz="0" w:space="0" w:color="auto"/>
                      </w:divBdr>
                      <w:divsChild>
                        <w:div w:id="1128399058">
                          <w:marLeft w:val="0"/>
                          <w:marRight w:val="0"/>
                          <w:marTop w:val="0"/>
                          <w:marBottom w:val="0"/>
                          <w:divBdr>
                            <w:top w:val="none" w:sz="0" w:space="0" w:color="auto"/>
                            <w:left w:val="none" w:sz="0" w:space="0" w:color="auto"/>
                            <w:bottom w:val="none" w:sz="0" w:space="0" w:color="auto"/>
                            <w:right w:val="none" w:sz="0" w:space="0" w:color="auto"/>
                          </w:divBdr>
                          <w:divsChild>
                            <w:div w:id="835459669">
                              <w:marLeft w:val="0"/>
                              <w:marRight w:val="0"/>
                              <w:marTop w:val="0"/>
                              <w:marBottom w:val="0"/>
                              <w:divBdr>
                                <w:top w:val="none" w:sz="0" w:space="0" w:color="auto"/>
                                <w:left w:val="none" w:sz="0" w:space="0" w:color="auto"/>
                                <w:bottom w:val="none" w:sz="0" w:space="0" w:color="auto"/>
                                <w:right w:val="none" w:sz="0" w:space="0" w:color="auto"/>
                              </w:divBdr>
                              <w:divsChild>
                                <w:div w:id="865408590">
                                  <w:marLeft w:val="0"/>
                                  <w:marRight w:val="0"/>
                                  <w:marTop w:val="0"/>
                                  <w:marBottom w:val="0"/>
                                  <w:divBdr>
                                    <w:top w:val="none" w:sz="0" w:space="0" w:color="auto"/>
                                    <w:left w:val="none" w:sz="0" w:space="0" w:color="auto"/>
                                    <w:bottom w:val="none" w:sz="0" w:space="0" w:color="auto"/>
                                    <w:right w:val="none" w:sz="0" w:space="0" w:color="auto"/>
                                  </w:divBdr>
                                  <w:divsChild>
                                    <w:div w:id="1442266828">
                                      <w:marLeft w:val="0"/>
                                      <w:marRight w:val="0"/>
                                      <w:marTop w:val="0"/>
                                      <w:marBottom w:val="0"/>
                                      <w:divBdr>
                                        <w:top w:val="none" w:sz="0" w:space="0" w:color="auto"/>
                                        <w:left w:val="none" w:sz="0" w:space="0" w:color="auto"/>
                                        <w:bottom w:val="none" w:sz="0" w:space="0" w:color="auto"/>
                                        <w:right w:val="none" w:sz="0" w:space="0" w:color="auto"/>
                                      </w:divBdr>
                                      <w:divsChild>
                                        <w:div w:id="894975009">
                                          <w:marLeft w:val="0"/>
                                          <w:marRight w:val="0"/>
                                          <w:marTop w:val="0"/>
                                          <w:marBottom w:val="0"/>
                                          <w:divBdr>
                                            <w:top w:val="none" w:sz="0" w:space="0" w:color="auto"/>
                                            <w:left w:val="none" w:sz="0" w:space="0" w:color="auto"/>
                                            <w:bottom w:val="none" w:sz="0" w:space="0" w:color="auto"/>
                                            <w:right w:val="none" w:sz="0" w:space="0" w:color="auto"/>
                                          </w:divBdr>
                                          <w:divsChild>
                                            <w:div w:id="460418711">
                                              <w:marLeft w:val="0"/>
                                              <w:marRight w:val="0"/>
                                              <w:marTop w:val="0"/>
                                              <w:marBottom w:val="0"/>
                                              <w:divBdr>
                                                <w:top w:val="none" w:sz="0" w:space="0" w:color="auto"/>
                                                <w:left w:val="none" w:sz="0" w:space="0" w:color="auto"/>
                                                <w:bottom w:val="none" w:sz="0" w:space="0" w:color="auto"/>
                                                <w:right w:val="none" w:sz="0" w:space="0" w:color="auto"/>
                                              </w:divBdr>
                                              <w:divsChild>
                                                <w:div w:id="1470049070">
                                                  <w:marLeft w:val="0"/>
                                                  <w:marRight w:val="0"/>
                                                  <w:marTop w:val="0"/>
                                                  <w:marBottom w:val="0"/>
                                                  <w:divBdr>
                                                    <w:top w:val="none" w:sz="0" w:space="0" w:color="auto"/>
                                                    <w:left w:val="none" w:sz="0" w:space="0" w:color="auto"/>
                                                    <w:bottom w:val="none" w:sz="0" w:space="0" w:color="auto"/>
                                                    <w:right w:val="none" w:sz="0" w:space="0" w:color="auto"/>
                                                  </w:divBdr>
                                                  <w:divsChild>
                                                    <w:div w:id="87793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8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7195503">
      <w:bodyDiv w:val="1"/>
      <w:marLeft w:val="0"/>
      <w:marRight w:val="0"/>
      <w:marTop w:val="0"/>
      <w:marBottom w:val="0"/>
      <w:divBdr>
        <w:top w:val="none" w:sz="0" w:space="0" w:color="auto"/>
        <w:left w:val="none" w:sz="0" w:space="0" w:color="auto"/>
        <w:bottom w:val="none" w:sz="0" w:space="0" w:color="auto"/>
        <w:right w:val="none" w:sz="0" w:space="0" w:color="auto"/>
      </w:divBdr>
    </w:div>
    <w:div w:id="1971284634">
      <w:bodyDiv w:val="1"/>
      <w:marLeft w:val="0"/>
      <w:marRight w:val="0"/>
      <w:marTop w:val="0"/>
      <w:marBottom w:val="0"/>
      <w:divBdr>
        <w:top w:val="none" w:sz="0" w:space="0" w:color="auto"/>
        <w:left w:val="none" w:sz="0" w:space="0" w:color="auto"/>
        <w:bottom w:val="none" w:sz="0" w:space="0" w:color="auto"/>
        <w:right w:val="none" w:sz="0" w:space="0" w:color="auto"/>
      </w:divBdr>
    </w:div>
    <w:div w:id="1972439671">
      <w:bodyDiv w:val="1"/>
      <w:marLeft w:val="0"/>
      <w:marRight w:val="0"/>
      <w:marTop w:val="0"/>
      <w:marBottom w:val="0"/>
      <w:divBdr>
        <w:top w:val="none" w:sz="0" w:space="0" w:color="auto"/>
        <w:left w:val="none" w:sz="0" w:space="0" w:color="auto"/>
        <w:bottom w:val="none" w:sz="0" w:space="0" w:color="auto"/>
        <w:right w:val="none" w:sz="0" w:space="0" w:color="auto"/>
      </w:divBdr>
      <w:divsChild>
        <w:div w:id="1161626497">
          <w:marLeft w:val="0"/>
          <w:marRight w:val="0"/>
          <w:marTop w:val="0"/>
          <w:marBottom w:val="0"/>
          <w:divBdr>
            <w:top w:val="none" w:sz="0" w:space="0" w:color="auto"/>
            <w:left w:val="none" w:sz="0" w:space="0" w:color="auto"/>
            <w:bottom w:val="none" w:sz="0" w:space="0" w:color="auto"/>
            <w:right w:val="none" w:sz="0" w:space="0" w:color="auto"/>
          </w:divBdr>
          <w:divsChild>
            <w:div w:id="54478398">
              <w:marLeft w:val="0"/>
              <w:marRight w:val="0"/>
              <w:marTop w:val="0"/>
              <w:marBottom w:val="0"/>
              <w:divBdr>
                <w:top w:val="none" w:sz="0" w:space="0" w:color="auto"/>
                <w:left w:val="none" w:sz="0" w:space="0" w:color="auto"/>
                <w:bottom w:val="none" w:sz="0" w:space="0" w:color="auto"/>
                <w:right w:val="none" w:sz="0" w:space="0" w:color="auto"/>
              </w:divBdr>
              <w:divsChild>
                <w:div w:id="896404858">
                  <w:marLeft w:val="0"/>
                  <w:marRight w:val="0"/>
                  <w:marTop w:val="0"/>
                  <w:marBottom w:val="0"/>
                  <w:divBdr>
                    <w:top w:val="none" w:sz="0" w:space="0" w:color="auto"/>
                    <w:left w:val="none" w:sz="0" w:space="0" w:color="auto"/>
                    <w:bottom w:val="none" w:sz="0" w:space="0" w:color="auto"/>
                    <w:right w:val="none" w:sz="0" w:space="0" w:color="auto"/>
                  </w:divBdr>
                  <w:divsChild>
                    <w:div w:id="1665281082">
                      <w:marLeft w:val="0"/>
                      <w:marRight w:val="0"/>
                      <w:marTop w:val="0"/>
                      <w:marBottom w:val="0"/>
                      <w:divBdr>
                        <w:top w:val="none" w:sz="0" w:space="0" w:color="auto"/>
                        <w:left w:val="none" w:sz="0" w:space="0" w:color="auto"/>
                        <w:bottom w:val="none" w:sz="0" w:space="0" w:color="auto"/>
                        <w:right w:val="none" w:sz="0" w:space="0" w:color="auto"/>
                      </w:divBdr>
                      <w:divsChild>
                        <w:div w:id="1666589981">
                          <w:marLeft w:val="0"/>
                          <w:marRight w:val="0"/>
                          <w:marTop w:val="0"/>
                          <w:marBottom w:val="0"/>
                          <w:divBdr>
                            <w:top w:val="none" w:sz="0" w:space="0" w:color="auto"/>
                            <w:left w:val="none" w:sz="0" w:space="0" w:color="auto"/>
                            <w:bottom w:val="none" w:sz="0" w:space="0" w:color="auto"/>
                            <w:right w:val="none" w:sz="0" w:space="0" w:color="auto"/>
                          </w:divBdr>
                          <w:divsChild>
                            <w:div w:id="113811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971460">
      <w:bodyDiv w:val="1"/>
      <w:marLeft w:val="0"/>
      <w:marRight w:val="0"/>
      <w:marTop w:val="0"/>
      <w:marBottom w:val="0"/>
      <w:divBdr>
        <w:top w:val="none" w:sz="0" w:space="0" w:color="auto"/>
        <w:left w:val="none" w:sz="0" w:space="0" w:color="auto"/>
        <w:bottom w:val="none" w:sz="0" w:space="0" w:color="auto"/>
        <w:right w:val="none" w:sz="0" w:space="0" w:color="auto"/>
      </w:divBdr>
      <w:divsChild>
        <w:div w:id="122508986">
          <w:marLeft w:val="0"/>
          <w:marRight w:val="0"/>
          <w:marTop w:val="0"/>
          <w:marBottom w:val="0"/>
          <w:divBdr>
            <w:top w:val="none" w:sz="0" w:space="0" w:color="auto"/>
            <w:left w:val="none" w:sz="0" w:space="0" w:color="auto"/>
            <w:bottom w:val="none" w:sz="0" w:space="0" w:color="auto"/>
            <w:right w:val="none" w:sz="0" w:space="0" w:color="auto"/>
          </w:divBdr>
          <w:divsChild>
            <w:div w:id="855576117">
              <w:marLeft w:val="0"/>
              <w:marRight w:val="0"/>
              <w:marTop w:val="0"/>
              <w:marBottom w:val="0"/>
              <w:divBdr>
                <w:top w:val="none" w:sz="0" w:space="0" w:color="auto"/>
                <w:left w:val="none" w:sz="0" w:space="0" w:color="auto"/>
                <w:bottom w:val="none" w:sz="0" w:space="0" w:color="auto"/>
                <w:right w:val="none" w:sz="0" w:space="0" w:color="auto"/>
              </w:divBdr>
              <w:divsChild>
                <w:div w:id="1237322584">
                  <w:marLeft w:val="0"/>
                  <w:marRight w:val="0"/>
                  <w:marTop w:val="0"/>
                  <w:marBottom w:val="0"/>
                  <w:divBdr>
                    <w:top w:val="none" w:sz="0" w:space="0" w:color="auto"/>
                    <w:left w:val="none" w:sz="0" w:space="0" w:color="auto"/>
                    <w:bottom w:val="none" w:sz="0" w:space="0" w:color="auto"/>
                    <w:right w:val="none" w:sz="0" w:space="0" w:color="auto"/>
                  </w:divBdr>
                  <w:divsChild>
                    <w:div w:id="3547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840461">
          <w:marLeft w:val="0"/>
          <w:marRight w:val="0"/>
          <w:marTop w:val="0"/>
          <w:marBottom w:val="0"/>
          <w:divBdr>
            <w:top w:val="none" w:sz="0" w:space="0" w:color="auto"/>
            <w:left w:val="none" w:sz="0" w:space="0" w:color="auto"/>
            <w:bottom w:val="none" w:sz="0" w:space="0" w:color="auto"/>
            <w:right w:val="none" w:sz="0" w:space="0" w:color="auto"/>
          </w:divBdr>
          <w:divsChild>
            <w:div w:id="383482636">
              <w:marLeft w:val="0"/>
              <w:marRight w:val="0"/>
              <w:marTop w:val="0"/>
              <w:marBottom w:val="0"/>
              <w:divBdr>
                <w:top w:val="none" w:sz="0" w:space="0" w:color="auto"/>
                <w:left w:val="none" w:sz="0" w:space="0" w:color="auto"/>
                <w:bottom w:val="none" w:sz="0" w:space="0" w:color="auto"/>
                <w:right w:val="none" w:sz="0" w:space="0" w:color="auto"/>
              </w:divBdr>
              <w:divsChild>
                <w:div w:id="828516188">
                  <w:marLeft w:val="0"/>
                  <w:marRight w:val="0"/>
                  <w:marTop w:val="0"/>
                  <w:marBottom w:val="0"/>
                  <w:divBdr>
                    <w:top w:val="none" w:sz="0" w:space="0" w:color="auto"/>
                    <w:left w:val="none" w:sz="0" w:space="0" w:color="auto"/>
                    <w:bottom w:val="none" w:sz="0" w:space="0" w:color="auto"/>
                    <w:right w:val="none" w:sz="0" w:space="0" w:color="auto"/>
                  </w:divBdr>
                  <w:divsChild>
                    <w:div w:id="90309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293841">
      <w:bodyDiv w:val="1"/>
      <w:marLeft w:val="0"/>
      <w:marRight w:val="0"/>
      <w:marTop w:val="0"/>
      <w:marBottom w:val="0"/>
      <w:divBdr>
        <w:top w:val="none" w:sz="0" w:space="0" w:color="auto"/>
        <w:left w:val="none" w:sz="0" w:space="0" w:color="auto"/>
        <w:bottom w:val="none" w:sz="0" w:space="0" w:color="auto"/>
        <w:right w:val="none" w:sz="0" w:space="0" w:color="auto"/>
      </w:divBdr>
    </w:div>
    <w:div w:id="2028359918">
      <w:bodyDiv w:val="1"/>
      <w:marLeft w:val="0"/>
      <w:marRight w:val="0"/>
      <w:marTop w:val="0"/>
      <w:marBottom w:val="0"/>
      <w:divBdr>
        <w:top w:val="none" w:sz="0" w:space="0" w:color="auto"/>
        <w:left w:val="none" w:sz="0" w:space="0" w:color="auto"/>
        <w:bottom w:val="none" w:sz="0" w:space="0" w:color="auto"/>
        <w:right w:val="none" w:sz="0" w:space="0" w:color="auto"/>
      </w:divBdr>
    </w:div>
    <w:div w:id="2031951064">
      <w:bodyDiv w:val="1"/>
      <w:marLeft w:val="0"/>
      <w:marRight w:val="0"/>
      <w:marTop w:val="0"/>
      <w:marBottom w:val="0"/>
      <w:divBdr>
        <w:top w:val="none" w:sz="0" w:space="0" w:color="auto"/>
        <w:left w:val="none" w:sz="0" w:space="0" w:color="auto"/>
        <w:bottom w:val="none" w:sz="0" w:space="0" w:color="auto"/>
        <w:right w:val="none" w:sz="0" w:space="0" w:color="auto"/>
      </w:divBdr>
    </w:div>
    <w:div w:id="2033532927">
      <w:bodyDiv w:val="1"/>
      <w:marLeft w:val="0"/>
      <w:marRight w:val="0"/>
      <w:marTop w:val="0"/>
      <w:marBottom w:val="0"/>
      <w:divBdr>
        <w:top w:val="none" w:sz="0" w:space="0" w:color="auto"/>
        <w:left w:val="none" w:sz="0" w:space="0" w:color="auto"/>
        <w:bottom w:val="none" w:sz="0" w:space="0" w:color="auto"/>
        <w:right w:val="none" w:sz="0" w:space="0" w:color="auto"/>
      </w:divBdr>
    </w:div>
    <w:div w:id="2040276875">
      <w:bodyDiv w:val="1"/>
      <w:marLeft w:val="0"/>
      <w:marRight w:val="0"/>
      <w:marTop w:val="0"/>
      <w:marBottom w:val="0"/>
      <w:divBdr>
        <w:top w:val="none" w:sz="0" w:space="0" w:color="auto"/>
        <w:left w:val="none" w:sz="0" w:space="0" w:color="auto"/>
        <w:bottom w:val="none" w:sz="0" w:space="0" w:color="auto"/>
        <w:right w:val="none" w:sz="0" w:space="0" w:color="auto"/>
      </w:divBdr>
    </w:div>
    <w:div w:id="2045210088">
      <w:bodyDiv w:val="1"/>
      <w:marLeft w:val="0"/>
      <w:marRight w:val="0"/>
      <w:marTop w:val="0"/>
      <w:marBottom w:val="0"/>
      <w:divBdr>
        <w:top w:val="none" w:sz="0" w:space="0" w:color="auto"/>
        <w:left w:val="none" w:sz="0" w:space="0" w:color="auto"/>
        <w:bottom w:val="none" w:sz="0" w:space="0" w:color="auto"/>
        <w:right w:val="none" w:sz="0" w:space="0" w:color="auto"/>
      </w:divBdr>
    </w:div>
    <w:div w:id="2057730561">
      <w:bodyDiv w:val="1"/>
      <w:marLeft w:val="0"/>
      <w:marRight w:val="0"/>
      <w:marTop w:val="0"/>
      <w:marBottom w:val="0"/>
      <w:divBdr>
        <w:top w:val="none" w:sz="0" w:space="0" w:color="auto"/>
        <w:left w:val="none" w:sz="0" w:space="0" w:color="auto"/>
        <w:bottom w:val="none" w:sz="0" w:space="0" w:color="auto"/>
        <w:right w:val="none" w:sz="0" w:space="0" w:color="auto"/>
      </w:divBdr>
      <w:divsChild>
        <w:div w:id="322660651">
          <w:marLeft w:val="0"/>
          <w:marRight w:val="0"/>
          <w:marTop w:val="0"/>
          <w:marBottom w:val="0"/>
          <w:divBdr>
            <w:top w:val="none" w:sz="0" w:space="0" w:color="auto"/>
            <w:left w:val="none" w:sz="0" w:space="0" w:color="auto"/>
            <w:bottom w:val="none" w:sz="0" w:space="0" w:color="auto"/>
            <w:right w:val="none" w:sz="0" w:space="0" w:color="auto"/>
          </w:divBdr>
          <w:divsChild>
            <w:div w:id="2002465109">
              <w:marLeft w:val="0"/>
              <w:marRight w:val="0"/>
              <w:marTop w:val="0"/>
              <w:marBottom w:val="0"/>
              <w:divBdr>
                <w:top w:val="none" w:sz="0" w:space="0" w:color="auto"/>
                <w:left w:val="none" w:sz="0" w:space="0" w:color="auto"/>
                <w:bottom w:val="none" w:sz="0" w:space="0" w:color="auto"/>
                <w:right w:val="none" w:sz="0" w:space="0" w:color="auto"/>
              </w:divBdr>
              <w:divsChild>
                <w:div w:id="1677877308">
                  <w:marLeft w:val="0"/>
                  <w:marRight w:val="0"/>
                  <w:marTop w:val="0"/>
                  <w:marBottom w:val="0"/>
                  <w:divBdr>
                    <w:top w:val="none" w:sz="0" w:space="0" w:color="auto"/>
                    <w:left w:val="none" w:sz="0" w:space="0" w:color="auto"/>
                    <w:bottom w:val="none" w:sz="0" w:space="0" w:color="auto"/>
                    <w:right w:val="none" w:sz="0" w:space="0" w:color="auto"/>
                  </w:divBdr>
                  <w:divsChild>
                    <w:div w:id="38129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028509">
          <w:marLeft w:val="0"/>
          <w:marRight w:val="0"/>
          <w:marTop w:val="0"/>
          <w:marBottom w:val="0"/>
          <w:divBdr>
            <w:top w:val="none" w:sz="0" w:space="0" w:color="auto"/>
            <w:left w:val="none" w:sz="0" w:space="0" w:color="auto"/>
            <w:bottom w:val="none" w:sz="0" w:space="0" w:color="auto"/>
            <w:right w:val="none" w:sz="0" w:space="0" w:color="auto"/>
          </w:divBdr>
          <w:divsChild>
            <w:div w:id="339966573">
              <w:marLeft w:val="0"/>
              <w:marRight w:val="0"/>
              <w:marTop w:val="0"/>
              <w:marBottom w:val="0"/>
              <w:divBdr>
                <w:top w:val="none" w:sz="0" w:space="0" w:color="auto"/>
                <w:left w:val="none" w:sz="0" w:space="0" w:color="auto"/>
                <w:bottom w:val="none" w:sz="0" w:space="0" w:color="auto"/>
                <w:right w:val="none" w:sz="0" w:space="0" w:color="auto"/>
              </w:divBdr>
              <w:divsChild>
                <w:div w:id="2123264962">
                  <w:marLeft w:val="0"/>
                  <w:marRight w:val="0"/>
                  <w:marTop w:val="0"/>
                  <w:marBottom w:val="0"/>
                  <w:divBdr>
                    <w:top w:val="none" w:sz="0" w:space="0" w:color="auto"/>
                    <w:left w:val="none" w:sz="0" w:space="0" w:color="auto"/>
                    <w:bottom w:val="none" w:sz="0" w:space="0" w:color="auto"/>
                    <w:right w:val="none" w:sz="0" w:space="0" w:color="auto"/>
                  </w:divBdr>
                  <w:divsChild>
                    <w:div w:id="92472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171245">
      <w:bodyDiv w:val="1"/>
      <w:marLeft w:val="0"/>
      <w:marRight w:val="0"/>
      <w:marTop w:val="0"/>
      <w:marBottom w:val="0"/>
      <w:divBdr>
        <w:top w:val="none" w:sz="0" w:space="0" w:color="auto"/>
        <w:left w:val="none" w:sz="0" w:space="0" w:color="auto"/>
        <w:bottom w:val="none" w:sz="0" w:space="0" w:color="auto"/>
        <w:right w:val="none" w:sz="0" w:space="0" w:color="auto"/>
      </w:divBdr>
    </w:div>
    <w:div w:id="2065518724">
      <w:bodyDiv w:val="1"/>
      <w:marLeft w:val="0"/>
      <w:marRight w:val="0"/>
      <w:marTop w:val="0"/>
      <w:marBottom w:val="0"/>
      <w:divBdr>
        <w:top w:val="none" w:sz="0" w:space="0" w:color="auto"/>
        <w:left w:val="none" w:sz="0" w:space="0" w:color="auto"/>
        <w:bottom w:val="none" w:sz="0" w:space="0" w:color="auto"/>
        <w:right w:val="none" w:sz="0" w:space="0" w:color="auto"/>
      </w:divBdr>
      <w:divsChild>
        <w:div w:id="202062033">
          <w:marLeft w:val="0"/>
          <w:marRight w:val="0"/>
          <w:marTop w:val="0"/>
          <w:marBottom w:val="0"/>
          <w:divBdr>
            <w:top w:val="none" w:sz="0" w:space="0" w:color="auto"/>
            <w:left w:val="none" w:sz="0" w:space="0" w:color="auto"/>
            <w:bottom w:val="none" w:sz="0" w:space="0" w:color="auto"/>
            <w:right w:val="none" w:sz="0" w:space="0" w:color="auto"/>
          </w:divBdr>
          <w:divsChild>
            <w:div w:id="856429706">
              <w:marLeft w:val="0"/>
              <w:marRight w:val="0"/>
              <w:marTop w:val="0"/>
              <w:marBottom w:val="0"/>
              <w:divBdr>
                <w:top w:val="none" w:sz="0" w:space="0" w:color="auto"/>
                <w:left w:val="none" w:sz="0" w:space="0" w:color="auto"/>
                <w:bottom w:val="none" w:sz="0" w:space="0" w:color="auto"/>
                <w:right w:val="none" w:sz="0" w:space="0" w:color="auto"/>
              </w:divBdr>
              <w:divsChild>
                <w:div w:id="129397963">
                  <w:marLeft w:val="0"/>
                  <w:marRight w:val="0"/>
                  <w:marTop w:val="0"/>
                  <w:marBottom w:val="0"/>
                  <w:divBdr>
                    <w:top w:val="none" w:sz="0" w:space="0" w:color="auto"/>
                    <w:left w:val="none" w:sz="0" w:space="0" w:color="auto"/>
                    <w:bottom w:val="none" w:sz="0" w:space="0" w:color="auto"/>
                    <w:right w:val="none" w:sz="0" w:space="0" w:color="auto"/>
                  </w:divBdr>
                  <w:divsChild>
                    <w:div w:id="34316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364646">
          <w:marLeft w:val="0"/>
          <w:marRight w:val="0"/>
          <w:marTop w:val="0"/>
          <w:marBottom w:val="0"/>
          <w:divBdr>
            <w:top w:val="none" w:sz="0" w:space="0" w:color="auto"/>
            <w:left w:val="none" w:sz="0" w:space="0" w:color="auto"/>
            <w:bottom w:val="none" w:sz="0" w:space="0" w:color="auto"/>
            <w:right w:val="none" w:sz="0" w:space="0" w:color="auto"/>
          </w:divBdr>
          <w:divsChild>
            <w:div w:id="595333592">
              <w:marLeft w:val="0"/>
              <w:marRight w:val="0"/>
              <w:marTop w:val="0"/>
              <w:marBottom w:val="0"/>
              <w:divBdr>
                <w:top w:val="none" w:sz="0" w:space="0" w:color="auto"/>
                <w:left w:val="none" w:sz="0" w:space="0" w:color="auto"/>
                <w:bottom w:val="none" w:sz="0" w:space="0" w:color="auto"/>
                <w:right w:val="none" w:sz="0" w:space="0" w:color="auto"/>
              </w:divBdr>
              <w:divsChild>
                <w:div w:id="1866140043">
                  <w:marLeft w:val="0"/>
                  <w:marRight w:val="0"/>
                  <w:marTop w:val="0"/>
                  <w:marBottom w:val="0"/>
                  <w:divBdr>
                    <w:top w:val="none" w:sz="0" w:space="0" w:color="auto"/>
                    <w:left w:val="none" w:sz="0" w:space="0" w:color="auto"/>
                    <w:bottom w:val="none" w:sz="0" w:space="0" w:color="auto"/>
                    <w:right w:val="none" w:sz="0" w:space="0" w:color="auto"/>
                  </w:divBdr>
                  <w:divsChild>
                    <w:div w:id="82204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460533">
      <w:bodyDiv w:val="1"/>
      <w:marLeft w:val="0"/>
      <w:marRight w:val="0"/>
      <w:marTop w:val="0"/>
      <w:marBottom w:val="0"/>
      <w:divBdr>
        <w:top w:val="none" w:sz="0" w:space="0" w:color="auto"/>
        <w:left w:val="none" w:sz="0" w:space="0" w:color="auto"/>
        <w:bottom w:val="none" w:sz="0" w:space="0" w:color="auto"/>
        <w:right w:val="none" w:sz="0" w:space="0" w:color="auto"/>
      </w:divBdr>
    </w:div>
    <w:div w:id="2093889074">
      <w:bodyDiv w:val="1"/>
      <w:marLeft w:val="0"/>
      <w:marRight w:val="0"/>
      <w:marTop w:val="0"/>
      <w:marBottom w:val="0"/>
      <w:divBdr>
        <w:top w:val="none" w:sz="0" w:space="0" w:color="auto"/>
        <w:left w:val="none" w:sz="0" w:space="0" w:color="auto"/>
        <w:bottom w:val="none" w:sz="0" w:space="0" w:color="auto"/>
        <w:right w:val="none" w:sz="0" w:space="0" w:color="auto"/>
      </w:divBdr>
    </w:div>
    <w:div w:id="2094547649">
      <w:bodyDiv w:val="1"/>
      <w:marLeft w:val="0"/>
      <w:marRight w:val="0"/>
      <w:marTop w:val="0"/>
      <w:marBottom w:val="0"/>
      <w:divBdr>
        <w:top w:val="none" w:sz="0" w:space="0" w:color="auto"/>
        <w:left w:val="none" w:sz="0" w:space="0" w:color="auto"/>
        <w:bottom w:val="none" w:sz="0" w:space="0" w:color="auto"/>
        <w:right w:val="none" w:sz="0" w:space="0" w:color="auto"/>
      </w:divBdr>
    </w:div>
    <w:div w:id="2099399312">
      <w:bodyDiv w:val="1"/>
      <w:marLeft w:val="0"/>
      <w:marRight w:val="0"/>
      <w:marTop w:val="0"/>
      <w:marBottom w:val="0"/>
      <w:divBdr>
        <w:top w:val="none" w:sz="0" w:space="0" w:color="auto"/>
        <w:left w:val="none" w:sz="0" w:space="0" w:color="auto"/>
        <w:bottom w:val="none" w:sz="0" w:space="0" w:color="auto"/>
        <w:right w:val="none" w:sz="0" w:space="0" w:color="auto"/>
      </w:divBdr>
    </w:div>
    <w:div w:id="2101415079">
      <w:bodyDiv w:val="1"/>
      <w:marLeft w:val="0"/>
      <w:marRight w:val="0"/>
      <w:marTop w:val="0"/>
      <w:marBottom w:val="0"/>
      <w:divBdr>
        <w:top w:val="none" w:sz="0" w:space="0" w:color="auto"/>
        <w:left w:val="none" w:sz="0" w:space="0" w:color="auto"/>
        <w:bottom w:val="none" w:sz="0" w:space="0" w:color="auto"/>
        <w:right w:val="none" w:sz="0" w:space="0" w:color="auto"/>
      </w:divBdr>
      <w:divsChild>
        <w:div w:id="1279143417">
          <w:marLeft w:val="0"/>
          <w:marRight w:val="0"/>
          <w:marTop w:val="0"/>
          <w:marBottom w:val="0"/>
          <w:divBdr>
            <w:top w:val="none" w:sz="0" w:space="0" w:color="auto"/>
            <w:left w:val="none" w:sz="0" w:space="0" w:color="auto"/>
            <w:bottom w:val="none" w:sz="0" w:space="0" w:color="auto"/>
            <w:right w:val="none" w:sz="0" w:space="0" w:color="auto"/>
          </w:divBdr>
          <w:divsChild>
            <w:div w:id="1193223916">
              <w:marLeft w:val="0"/>
              <w:marRight w:val="0"/>
              <w:marTop w:val="0"/>
              <w:marBottom w:val="0"/>
              <w:divBdr>
                <w:top w:val="none" w:sz="0" w:space="0" w:color="auto"/>
                <w:left w:val="none" w:sz="0" w:space="0" w:color="auto"/>
                <w:bottom w:val="none" w:sz="0" w:space="0" w:color="auto"/>
                <w:right w:val="none" w:sz="0" w:space="0" w:color="auto"/>
              </w:divBdr>
              <w:divsChild>
                <w:div w:id="1798720279">
                  <w:marLeft w:val="0"/>
                  <w:marRight w:val="0"/>
                  <w:marTop w:val="0"/>
                  <w:marBottom w:val="0"/>
                  <w:divBdr>
                    <w:top w:val="none" w:sz="0" w:space="0" w:color="auto"/>
                    <w:left w:val="none" w:sz="0" w:space="0" w:color="auto"/>
                    <w:bottom w:val="none" w:sz="0" w:space="0" w:color="auto"/>
                    <w:right w:val="none" w:sz="0" w:space="0" w:color="auto"/>
                  </w:divBdr>
                  <w:divsChild>
                    <w:div w:id="19585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027713">
          <w:marLeft w:val="0"/>
          <w:marRight w:val="0"/>
          <w:marTop w:val="0"/>
          <w:marBottom w:val="0"/>
          <w:divBdr>
            <w:top w:val="none" w:sz="0" w:space="0" w:color="auto"/>
            <w:left w:val="none" w:sz="0" w:space="0" w:color="auto"/>
            <w:bottom w:val="none" w:sz="0" w:space="0" w:color="auto"/>
            <w:right w:val="none" w:sz="0" w:space="0" w:color="auto"/>
          </w:divBdr>
          <w:divsChild>
            <w:div w:id="1332637404">
              <w:marLeft w:val="0"/>
              <w:marRight w:val="0"/>
              <w:marTop w:val="0"/>
              <w:marBottom w:val="0"/>
              <w:divBdr>
                <w:top w:val="none" w:sz="0" w:space="0" w:color="auto"/>
                <w:left w:val="none" w:sz="0" w:space="0" w:color="auto"/>
                <w:bottom w:val="none" w:sz="0" w:space="0" w:color="auto"/>
                <w:right w:val="none" w:sz="0" w:space="0" w:color="auto"/>
              </w:divBdr>
              <w:divsChild>
                <w:div w:id="622077593">
                  <w:marLeft w:val="0"/>
                  <w:marRight w:val="0"/>
                  <w:marTop w:val="0"/>
                  <w:marBottom w:val="0"/>
                  <w:divBdr>
                    <w:top w:val="none" w:sz="0" w:space="0" w:color="auto"/>
                    <w:left w:val="none" w:sz="0" w:space="0" w:color="auto"/>
                    <w:bottom w:val="none" w:sz="0" w:space="0" w:color="auto"/>
                    <w:right w:val="none" w:sz="0" w:space="0" w:color="auto"/>
                  </w:divBdr>
                  <w:divsChild>
                    <w:div w:id="9240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000495">
      <w:bodyDiv w:val="1"/>
      <w:marLeft w:val="0"/>
      <w:marRight w:val="0"/>
      <w:marTop w:val="0"/>
      <w:marBottom w:val="0"/>
      <w:divBdr>
        <w:top w:val="none" w:sz="0" w:space="0" w:color="auto"/>
        <w:left w:val="none" w:sz="0" w:space="0" w:color="auto"/>
        <w:bottom w:val="none" w:sz="0" w:space="0" w:color="auto"/>
        <w:right w:val="none" w:sz="0" w:space="0" w:color="auto"/>
      </w:divBdr>
    </w:div>
    <w:div w:id="2122989934">
      <w:bodyDiv w:val="1"/>
      <w:marLeft w:val="0"/>
      <w:marRight w:val="0"/>
      <w:marTop w:val="0"/>
      <w:marBottom w:val="0"/>
      <w:divBdr>
        <w:top w:val="none" w:sz="0" w:space="0" w:color="auto"/>
        <w:left w:val="none" w:sz="0" w:space="0" w:color="auto"/>
        <w:bottom w:val="none" w:sz="0" w:space="0" w:color="auto"/>
        <w:right w:val="none" w:sz="0" w:space="0" w:color="auto"/>
      </w:divBdr>
      <w:divsChild>
        <w:div w:id="1883054538">
          <w:marLeft w:val="0"/>
          <w:marRight w:val="0"/>
          <w:marTop w:val="0"/>
          <w:marBottom w:val="0"/>
          <w:divBdr>
            <w:top w:val="none" w:sz="0" w:space="0" w:color="auto"/>
            <w:left w:val="none" w:sz="0" w:space="0" w:color="auto"/>
            <w:bottom w:val="none" w:sz="0" w:space="0" w:color="auto"/>
            <w:right w:val="none" w:sz="0" w:space="0" w:color="auto"/>
          </w:divBdr>
          <w:divsChild>
            <w:div w:id="1059474830">
              <w:marLeft w:val="0"/>
              <w:marRight w:val="0"/>
              <w:marTop w:val="0"/>
              <w:marBottom w:val="0"/>
              <w:divBdr>
                <w:top w:val="none" w:sz="0" w:space="0" w:color="auto"/>
                <w:left w:val="none" w:sz="0" w:space="0" w:color="auto"/>
                <w:bottom w:val="none" w:sz="0" w:space="0" w:color="auto"/>
                <w:right w:val="none" w:sz="0" w:space="0" w:color="auto"/>
              </w:divBdr>
              <w:divsChild>
                <w:div w:id="1068459597">
                  <w:marLeft w:val="0"/>
                  <w:marRight w:val="0"/>
                  <w:marTop w:val="0"/>
                  <w:marBottom w:val="0"/>
                  <w:divBdr>
                    <w:top w:val="none" w:sz="0" w:space="0" w:color="auto"/>
                    <w:left w:val="none" w:sz="0" w:space="0" w:color="auto"/>
                    <w:bottom w:val="none" w:sz="0" w:space="0" w:color="auto"/>
                    <w:right w:val="none" w:sz="0" w:space="0" w:color="auto"/>
                  </w:divBdr>
                  <w:divsChild>
                    <w:div w:id="75039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542753">
          <w:marLeft w:val="0"/>
          <w:marRight w:val="0"/>
          <w:marTop w:val="0"/>
          <w:marBottom w:val="0"/>
          <w:divBdr>
            <w:top w:val="none" w:sz="0" w:space="0" w:color="auto"/>
            <w:left w:val="none" w:sz="0" w:space="0" w:color="auto"/>
            <w:bottom w:val="none" w:sz="0" w:space="0" w:color="auto"/>
            <w:right w:val="none" w:sz="0" w:space="0" w:color="auto"/>
          </w:divBdr>
          <w:divsChild>
            <w:div w:id="52626608">
              <w:marLeft w:val="0"/>
              <w:marRight w:val="0"/>
              <w:marTop w:val="0"/>
              <w:marBottom w:val="0"/>
              <w:divBdr>
                <w:top w:val="none" w:sz="0" w:space="0" w:color="auto"/>
                <w:left w:val="none" w:sz="0" w:space="0" w:color="auto"/>
                <w:bottom w:val="none" w:sz="0" w:space="0" w:color="auto"/>
                <w:right w:val="none" w:sz="0" w:space="0" w:color="auto"/>
              </w:divBdr>
              <w:divsChild>
                <w:div w:id="664746175">
                  <w:marLeft w:val="0"/>
                  <w:marRight w:val="0"/>
                  <w:marTop w:val="0"/>
                  <w:marBottom w:val="0"/>
                  <w:divBdr>
                    <w:top w:val="none" w:sz="0" w:space="0" w:color="auto"/>
                    <w:left w:val="none" w:sz="0" w:space="0" w:color="auto"/>
                    <w:bottom w:val="none" w:sz="0" w:space="0" w:color="auto"/>
                    <w:right w:val="none" w:sz="0" w:space="0" w:color="auto"/>
                  </w:divBdr>
                  <w:divsChild>
                    <w:div w:id="15276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076897">
      <w:bodyDiv w:val="1"/>
      <w:marLeft w:val="0"/>
      <w:marRight w:val="0"/>
      <w:marTop w:val="0"/>
      <w:marBottom w:val="0"/>
      <w:divBdr>
        <w:top w:val="none" w:sz="0" w:space="0" w:color="auto"/>
        <w:left w:val="none" w:sz="0" w:space="0" w:color="auto"/>
        <w:bottom w:val="none" w:sz="0" w:space="0" w:color="auto"/>
        <w:right w:val="none" w:sz="0" w:space="0" w:color="auto"/>
      </w:divBdr>
    </w:div>
    <w:div w:id="2129200221">
      <w:bodyDiv w:val="1"/>
      <w:marLeft w:val="0"/>
      <w:marRight w:val="0"/>
      <w:marTop w:val="0"/>
      <w:marBottom w:val="0"/>
      <w:divBdr>
        <w:top w:val="none" w:sz="0" w:space="0" w:color="auto"/>
        <w:left w:val="none" w:sz="0" w:space="0" w:color="auto"/>
        <w:bottom w:val="none" w:sz="0" w:space="0" w:color="auto"/>
        <w:right w:val="none" w:sz="0" w:space="0" w:color="auto"/>
      </w:divBdr>
      <w:divsChild>
        <w:div w:id="343823856">
          <w:marLeft w:val="0"/>
          <w:marRight w:val="0"/>
          <w:marTop w:val="0"/>
          <w:marBottom w:val="0"/>
          <w:divBdr>
            <w:top w:val="none" w:sz="0" w:space="0" w:color="auto"/>
            <w:left w:val="none" w:sz="0" w:space="0" w:color="auto"/>
            <w:bottom w:val="none" w:sz="0" w:space="0" w:color="auto"/>
            <w:right w:val="none" w:sz="0" w:space="0" w:color="auto"/>
          </w:divBdr>
          <w:divsChild>
            <w:div w:id="752776261">
              <w:marLeft w:val="0"/>
              <w:marRight w:val="0"/>
              <w:marTop w:val="0"/>
              <w:marBottom w:val="0"/>
              <w:divBdr>
                <w:top w:val="none" w:sz="0" w:space="0" w:color="auto"/>
                <w:left w:val="none" w:sz="0" w:space="0" w:color="auto"/>
                <w:bottom w:val="none" w:sz="0" w:space="0" w:color="auto"/>
                <w:right w:val="none" w:sz="0" w:space="0" w:color="auto"/>
              </w:divBdr>
              <w:divsChild>
                <w:div w:id="62528155">
                  <w:marLeft w:val="0"/>
                  <w:marRight w:val="0"/>
                  <w:marTop w:val="0"/>
                  <w:marBottom w:val="0"/>
                  <w:divBdr>
                    <w:top w:val="none" w:sz="0" w:space="0" w:color="auto"/>
                    <w:left w:val="none" w:sz="0" w:space="0" w:color="auto"/>
                    <w:bottom w:val="none" w:sz="0" w:space="0" w:color="auto"/>
                    <w:right w:val="none" w:sz="0" w:space="0" w:color="auto"/>
                  </w:divBdr>
                  <w:divsChild>
                    <w:div w:id="207126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702728">
          <w:marLeft w:val="0"/>
          <w:marRight w:val="0"/>
          <w:marTop w:val="0"/>
          <w:marBottom w:val="0"/>
          <w:divBdr>
            <w:top w:val="none" w:sz="0" w:space="0" w:color="auto"/>
            <w:left w:val="none" w:sz="0" w:space="0" w:color="auto"/>
            <w:bottom w:val="none" w:sz="0" w:space="0" w:color="auto"/>
            <w:right w:val="none" w:sz="0" w:space="0" w:color="auto"/>
          </w:divBdr>
          <w:divsChild>
            <w:div w:id="1006254133">
              <w:marLeft w:val="0"/>
              <w:marRight w:val="0"/>
              <w:marTop w:val="0"/>
              <w:marBottom w:val="0"/>
              <w:divBdr>
                <w:top w:val="none" w:sz="0" w:space="0" w:color="auto"/>
                <w:left w:val="none" w:sz="0" w:space="0" w:color="auto"/>
                <w:bottom w:val="none" w:sz="0" w:space="0" w:color="auto"/>
                <w:right w:val="none" w:sz="0" w:space="0" w:color="auto"/>
              </w:divBdr>
              <w:divsChild>
                <w:div w:id="1301496528">
                  <w:marLeft w:val="0"/>
                  <w:marRight w:val="0"/>
                  <w:marTop w:val="0"/>
                  <w:marBottom w:val="0"/>
                  <w:divBdr>
                    <w:top w:val="none" w:sz="0" w:space="0" w:color="auto"/>
                    <w:left w:val="none" w:sz="0" w:space="0" w:color="auto"/>
                    <w:bottom w:val="none" w:sz="0" w:space="0" w:color="auto"/>
                    <w:right w:val="none" w:sz="0" w:space="0" w:color="auto"/>
                  </w:divBdr>
                  <w:divsChild>
                    <w:div w:id="20474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22/caac.70043" TargetMode="External"/><Relationship Id="rId18" Type="http://schemas.openxmlformats.org/officeDocument/2006/relationships/hyperlink" Target="https://doi.org/10.1016/j.eururo.2019.09.006" TargetMode="External"/><Relationship Id="rId26" Type="http://schemas.openxmlformats.org/officeDocument/2006/relationships/hyperlink" Target="https://doi.org/10.1016/j.eururo.2016.02.056" TargetMode="External"/><Relationship Id="rId39" Type="http://schemas.openxmlformats.org/officeDocument/2006/relationships/hyperlink" Target="https://doi.org/10.1074/jbc.RA118.001689" TargetMode="External"/><Relationship Id="rId21" Type="http://schemas.openxmlformats.org/officeDocument/2006/relationships/hyperlink" Target="https://doi.org/10.1002/2056-4538.70021" TargetMode="External"/><Relationship Id="rId34" Type="http://schemas.openxmlformats.org/officeDocument/2006/relationships/hyperlink" Target="https://doi.org/10.1186/s12894-024-01534-4" TargetMode="External"/><Relationship Id="rId42" Type="http://schemas.openxmlformats.org/officeDocument/2006/relationships/hyperlink" Target="https://doi.org/10.3389/fonc.2021.685980" TargetMode="External"/><Relationship Id="rId47" Type="http://schemas.openxmlformats.org/officeDocument/2006/relationships/hyperlink" Target="https://doi.org/10.3390/cancers15112924" TargetMode="External"/><Relationship Id="rId50" Type="http://schemas.openxmlformats.org/officeDocument/2006/relationships/hyperlink" Target="https://doi.org/10.5858/2007-131-275-OOCAWI"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11/bju.15984" TargetMode="External"/><Relationship Id="rId29" Type="http://schemas.openxmlformats.org/officeDocument/2006/relationships/hyperlink" Target="https://doi.org/10.1016/j.ctarc.2023.100779" TargetMode="External"/><Relationship Id="rId11" Type="http://schemas.microsoft.com/office/2016/09/relationships/commentsIds" Target="commentsIds.xml"/><Relationship Id="rId24" Type="http://schemas.openxmlformats.org/officeDocument/2006/relationships/hyperlink" Target="https://doi.org/10.1186/s13059-014-0550-8" TargetMode="External"/><Relationship Id="rId32" Type="http://schemas.openxmlformats.org/officeDocument/2006/relationships/hyperlink" Target="https://doi.org/10.1097/PAI.0000000000000938" TargetMode="External"/><Relationship Id="rId37" Type="http://schemas.openxmlformats.org/officeDocument/2006/relationships/hyperlink" Target="https://doi.org/10.3390/cancers16040746" TargetMode="External"/><Relationship Id="rId40" Type="http://schemas.openxmlformats.org/officeDocument/2006/relationships/hyperlink" Target="https://doi.org/10.1002/ijc.25700" TargetMode="External"/><Relationship Id="rId45" Type="http://schemas.openxmlformats.org/officeDocument/2006/relationships/hyperlink" Target="https://doi.org/10.3389/fonc.2020.00931" TargetMode="External"/><Relationship Id="rId53" Type="http://schemas.openxmlformats.org/officeDocument/2006/relationships/hyperlink" Target="https://doi.org/10.1080/14737140.2020.1813029"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doi.org/10.1038/s41586-021-03634-9"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doi.org/10.1007/s00345-025-05540-5" TargetMode="External"/><Relationship Id="rId22" Type="http://schemas.openxmlformats.org/officeDocument/2006/relationships/hyperlink" Target="https://doi.org/10.3389/fonc.2022.890410" TargetMode="External"/><Relationship Id="rId27" Type="http://schemas.openxmlformats.org/officeDocument/2006/relationships/hyperlink" Target="https://doi.org/10.1016/j.humpath.2018.05.022" TargetMode="External"/><Relationship Id="rId30" Type="http://schemas.openxmlformats.org/officeDocument/2006/relationships/hyperlink" Target="https://doi.org/10.1038/s41585-023-00847-7" TargetMode="External"/><Relationship Id="rId35" Type="http://schemas.openxmlformats.org/officeDocument/2006/relationships/hyperlink" Target="https://doi.org/10.1155/2020/7510120" TargetMode="External"/><Relationship Id="rId43" Type="http://schemas.openxmlformats.org/officeDocument/2006/relationships/hyperlink" Target="https://doi.org/10.1186/s13045-022-01291-7" TargetMode="External"/><Relationship Id="rId48" Type="http://schemas.openxmlformats.org/officeDocument/2006/relationships/hyperlink" Target="https://doi.org/10.5483/BMBRep.2022.55.2.010" TargetMode="External"/><Relationship Id="rId56" Type="http://schemas.openxmlformats.org/officeDocument/2006/relationships/fontTable" Target="fontTable.xml"/><Relationship Id="rId8" Type="http://schemas.openxmlformats.org/officeDocument/2006/relationships/hyperlink" Target="mailto:cwu2@mgh.harvard.edu" TargetMode="External"/><Relationship Id="rId51" Type="http://schemas.openxmlformats.org/officeDocument/2006/relationships/hyperlink" Target="https://doi.org/10.1186/s41065-019-0083-y"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doi.org/10.1038/nature12965" TargetMode="External"/><Relationship Id="rId25" Type="http://schemas.openxmlformats.org/officeDocument/2006/relationships/hyperlink" Target="https://doi.org/10.1016/j.xinn.2024.100722" TargetMode="External"/><Relationship Id="rId33" Type="http://schemas.openxmlformats.org/officeDocument/2006/relationships/hyperlink" Target="https://doi.org/10.1038/s41598-022-12528-3" TargetMode="External"/><Relationship Id="rId38" Type="http://schemas.openxmlformats.org/officeDocument/2006/relationships/hyperlink" Target="https://doi.org/10.1530/ERC-11-0010" TargetMode="External"/><Relationship Id="rId46" Type="http://schemas.openxmlformats.org/officeDocument/2006/relationships/hyperlink" Target="https://doi.org/10.1038/s41388-023-02876-3" TargetMode="External"/><Relationship Id="rId20" Type="http://schemas.openxmlformats.org/officeDocument/2006/relationships/hyperlink" Target="https://doi.org/10.1038/s42003-024-06426-9" TargetMode="External"/><Relationship Id="rId41" Type="http://schemas.openxmlformats.org/officeDocument/2006/relationships/hyperlink" Target="https://doi.org/10.1038/nrurol.2017.184"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07/s00345-020-03364-z" TargetMode="External"/><Relationship Id="rId23" Type="http://schemas.openxmlformats.org/officeDocument/2006/relationships/hyperlink" Target="https://doi.org/10.1093/nar/gkv007" TargetMode="External"/><Relationship Id="rId28" Type="http://schemas.openxmlformats.org/officeDocument/2006/relationships/hyperlink" Target="https://doi.org/10.1016/j.urolonc.2019.09.025" TargetMode="External"/><Relationship Id="rId36" Type="http://schemas.openxmlformats.org/officeDocument/2006/relationships/hyperlink" Target="https://doi.org/10.1038/modpathol.3800166" TargetMode="External"/><Relationship Id="rId49" Type="http://schemas.openxmlformats.org/officeDocument/2006/relationships/hyperlink" Target="https://doi.org/10.3389/pore.2021.594705" TargetMode="External"/><Relationship Id="rId57" Type="http://schemas.microsoft.com/office/2011/relationships/people" Target="people.xml"/><Relationship Id="rId10" Type="http://schemas.microsoft.com/office/2011/relationships/commentsExtended" Target="commentsExtended.xml"/><Relationship Id="rId31" Type="http://schemas.openxmlformats.org/officeDocument/2006/relationships/hyperlink" Target="https://doi.org/10.1038/s41585-025-01075-x" TargetMode="External"/><Relationship Id="rId44" Type="http://schemas.openxmlformats.org/officeDocument/2006/relationships/hyperlink" Target="https://doi.org/10.31083/j.fbl2909327" TargetMode="External"/><Relationship Id="rId52" Type="http://schemas.openxmlformats.org/officeDocument/2006/relationships/hyperlink" Target="https://doi.org/10.1371/journal.pone.009154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58F9E-3175-4B80-8DE1-EAE49C442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10706</Words>
  <Characters>61028</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 zhao</dc:creator>
  <cp:keywords/>
  <dc:description/>
  <cp:lastModifiedBy>Nawrocki, Cole Charles (ccn7wn)</cp:lastModifiedBy>
  <cp:revision>2</cp:revision>
  <cp:lastPrinted>2026-02-19T17:00:00Z</cp:lastPrinted>
  <dcterms:created xsi:type="dcterms:W3CDTF">2026-06-23T22:05:00Z</dcterms:created>
  <dcterms:modified xsi:type="dcterms:W3CDTF">2026-06-23T22:05:00Z</dcterms:modified>
</cp:coreProperties>
</file>